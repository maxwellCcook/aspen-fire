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96DB3" w14:textId="0552A9EA" w:rsidR="00475F04" w:rsidRDefault="003B4489">
      <w:pPr>
        <w:spacing w:before="120" w:after="120"/>
        <w:rPr>
          <w:rFonts w:ascii="Times New Roman" w:eastAsia="Times New Roman" w:hAnsi="Times New Roman" w:cs="Times New Roman"/>
          <w:color w:val="1D1D1D"/>
        </w:rPr>
      </w:pPr>
      <w:r w:rsidRPr="00860874">
        <w:rPr>
          <w:rFonts w:ascii="Times New Roman" w:eastAsia="Times New Roman" w:hAnsi="Times New Roman" w:cs="Times New Roman"/>
          <w:b/>
          <w:color w:val="1D1D1D"/>
        </w:rPr>
        <w:t xml:space="preserve">Title: </w:t>
      </w:r>
      <w:r w:rsidR="00BE6F20" w:rsidRPr="00860874">
        <w:rPr>
          <w:rFonts w:ascii="Times New Roman" w:eastAsia="Times New Roman" w:hAnsi="Times New Roman" w:cs="Times New Roman"/>
          <w:color w:val="1D1D1D"/>
        </w:rPr>
        <w:t>A</w:t>
      </w:r>
      <w:r w:rsidRPr="00860874">
        <w:rPr>
          <w:rFonts w:ascii="Times New Roman" w:eastAsia="Times New Roman" w:hAnsi="Times New Roman" w:cs="Times New Roman"/>
          <w:color w:val="1D1D1D"/>
        </w:rPr>
        <w:t xml:space="preserve">spen's influence on fire </w:t>
      </w:r>
      <w:r w:rsidR="00BE6F20" w:rsidRPr="00860874">
        <w:rPr>
          <w:rFonts w:ascii="Times New Roman" w:eastAsia="Times New Roman" w:hAnsi="Times New Roman" w:cs="Times New Roman"/>
          <w:color w:val="1D1D1D"/>
        </w:rPr>
        <w:t xml:space="preserve">radiative </w:t>
      </w:r>
      <w:r w:rsidR="00E9285F">
        <w:rPr>
          <w:rFonts w:ascii="Times New Roman" w:eastAsia="Times New Roman" w:hAnsi="Times New Roman" w:cs="Times New Roman"/>
          <w:color w:val="1D1D1D"/>
        </w:rPr>
        <w:t>power</w:t>
      </w:r>
      <w:r w:rsidRPr="00860874">
        <w:rPr>
          <w:rFonts w:ascii="Times New Roman" w:eastAsia="Times New Roman" w:hAnsi="Times New Roman" w:cs="Times New Roman"/>
          <w:color w:val="1D1D1D"/>
        </w:rPr>
        <w:t xml:space="preserve"> and </w:t>
      </w:r>
      <w:r w:rsidR="00BE6F20" w:rsidRPr="00860874">
        <w:rPr>
          <w:rFonts w:ascii="Times New Roman" w:eastAsia="Times New Roman" w:hAnsi="Times New Roman" w:cs="Times New Roman"/>
          <w:color w:val="1D1D1D"/>
        </w:rPr>
        <w:t xml:space="preserve">burn </w:t>
      </w:r>
      <w:r w:rsidRPr="00860874">
        <w:rPr>
          <w:rFonts w:ascii="Times New Roman" w:eastAsia="Times New Roman" w:hAnsi="Times New Roman" w:cs="Times New Roman"/>
          <w:color w:val="1D1D1D"/>
        </w:rPr>
        <w:t>severity is moderated by forest composition, structure, and fire weather in the Southern Rockies</w:t>
      </w:r>
    </w:p>
    <w:p w14:paraId="06C65D27" w14:textId="6F884ED6" w:rsidR="00CA7286" w:rsidRPr="00860874" w:rsidRDefault="00CA7286">
      <w:pPr>
        <w:spacing w:before="120" w:after="120"/>
        <w:rPr>
          <w:rFonts w:ascii="Times New Roman" w:eastAsia="Times New Roman" w:hAnsi="Times New Roman" w:cs="Times New Roman"/>
        </w:rPr>
      </w:pPr>
      <w:r w:rsidRPr="002233ED">
        <w:rPr>
          <w:rFonts w:ascii="Times New Roman" w:eastAsia="Times New Roman" w:hAnsi="Times New Roman" w:cs="Times New Roman"/>
          <w:b/>
          <w:bCs/>
          <w:color w:val="1D1D1D"/>
        </w:rPr>
        <w:t>Alt</w:t>
      </w:r>
      <w:r w:rsidR="002233ED" w:rsidRPr="002233ED">
        <w:rPr>
          <w:rFonts w:ascii="Times New Roman" w:eastAsia="Times New Roman" w:hAnsi="Times New Roman" w:cs="Times New Roman"/>
          <w:b/>
          <w:bCs/>
          <w:color w:val="1D1D1D"/>
        </w:rPr>
        <w:t xml:space="preserve"> title</w:t>
      </w:r>
      <w:r>
        <w:rPr>
          <w:rFonts w:ascii="Times New Roman" w:eastAsia="Times New Roman" w:hAnsi="Times New Roman" w:cs="Times New Roman"/>
          <w:color w:val="1D1D1D"/>
        </w:rPr>
        <w:t xml:space="preserve">: Aspen </w:t>
      </w:r>
      <w:r w:rsidR="002233ED">
        <w:rPr>
          <w:rFonts w:ascii="Times New Roman" w:eastAsia="Times New Roman" w:hAnsi="Times New Roman" w:cs="Times New Roman"/>
          <w:color w:val="1D1D1D"/>
        </w:rPr>
        <w:t>turns down the heat during recent wildfires</w:t>
      </w:r>
      <w:r w:rsidR="00805186">
        <w:rPr>
          <w:rFonts w:ascii="Times New Roman" w:eastAsia="Times New Roman" w:hAnsi="Times New Roman" w:cs="Times New Roman"/>
          <w:color w:val="1D1D1D"/>
        </w:rPr>
        <w:t xml:space="preserve"> in the Southern Rockies</w:t>
      </w:r>
    </w:p>
    <w:p w14:paraId="32A96DB9" w14:textId="2504BFFE" w:rsidR="00475F04" w:rsidRPr="00860874" w:rsidRDefault="003B4489">
      <w:pPr>
        <w:rPr>
          <w:rFonts w:ascii="Times New Roman" w:eastAsia="Times New Roman" w:hAnsi="Times New Roman" w:cs="Times New Roman"/>
        </w:rPr>
      </w:pPr>
      <w:r w:rsidRPr="00860874">
        <w:rPr>
          <w:rFonts w:ascii="Times New Roman" w:eastAsia="Times New Roman" w:hAnsi="Times New Roman" w:cs="Times New Roman"/>
          <w:b/>
        </w:rPr>
        <w:t>Target journal:</w:t>
      </w:r>
      <w:r w:rsidRPr="00860874">
        <w:rPr>
          <w:rFonts w:ascii="Times New Roman" w:eastAsia="Times New Roman" w:hAnsi="Times New Roman" w:cs="Times New Roman"/>
        </w:rPr>
        <w:t xml:space="preserve"> </w:t>
      </w:r>
      <w:hyperlink r:id="rId5" w:anchor="tips1">
        <w:r w:rsidR="00475F04" w:rsidRPr="00860874">
          <w:rPr>
            <w:rFonts w:ascii="Times New Roman" w:eastAsia="Times New Roman" w:hAnsi="Times New Roman" w:cs="Times New Roman"/>
            <w:color w:val="1155CC"/>
            <w:u w:val="single"/>
          </w:rPr>
          <w:t>Ecology Letters</w:t>
        </w:r>
      </w:hyperlink>
    </w:p>
    <w:p w14:paraId="10861873" w14:textId="77777777" w:rsidR="00805186" w:rsidRDefault="00805186">
      <w:pPr>
        <w:rPr>
          <w:rFonts w:ascii="Times New Roman" w:eastAsia="Times New Roman" w:hAnsi="Times New Roman" w:cs="Times New Roman"/>
          <w:b/>
        </w:rPr>
      </w:pPr>
    </w:p>
    <w:p w14:paraId="32A96DBC" w14:textId="65FF5C55" w:rsidR="00475F04" w:rsidRPr="00860874" w:rsidRDefault="003B4489">
      <w:pPr>
        <w:rPr>
          <w:rFonts w:ascii="Times New Roman" w:eastAsia="Times New Roman" w:hAnsi="Times New Roman" w:cs="Times New Roman"/>
        </w:rPr>
      </w:pPr>
      <w:r w:rsidRPr="00860874">
        <w:rPr>
          <w:rFonts w:ascii="Times New Roman" w:eastAsia="Times New Roman" w:hAnsi="Times New Roman" w:cs="Times New Roman"/>
          <w:b/>
        </w:rPr>
        <w:t>Code:</w:t>
      </w:r>
      <w:r w:rsidR="00F7695E" w:rsidRPr="00860874">
        <w:rPr>
          <w:rFonts w:ascii="Times New Roman" w:eastAsia="Times New Roman" w:hAnsi="Times New Roman" w:cs="Times New Roman"/>
          <w:b/>
        </w:rPr>
        <w:t xml:space="preserve"> </w:t>
      </w:r>
      <w:hyperlink r:id="rId6">
        <w:r w:rsidR="00475F04" w:rsidRPr="00860874">
          <w:rPr>
            <w:rFonts w:ascii="Times New Roman" w:eastAsia="Times New Roman" w:hAnsi="Times New Roman" w:cs="Times New Roman"/>
            <w:color w:val="1155CC"/>
            <w:u w:val="single"/>
          </w:rPr>
          <w:t>https://github.com/maxwellCcook/aspen-fire/tree/main/Aim2</w:t>
        </w:r>
      </w:hyperlink>
    </w:p>
    <w:p w14:paraId="32A96DBE" w14:textId="039519E0" w:rsidR="00475F04" w:rsidRPr="00860874" w:rsidRDefault="003B4489" w:rsidP="001933DC">
      <w:pPr>
        <w:pStyle w:val="Non-NumberedSubheading"/>
      </w:pPr>
      <w:bookmarkStart w:id="0" w:name="_lo3ag96cf8so" w:colFirst="0" w:colLast="0"/>
      <w:bookmarkEnd w:id="0"/>
      <w:r w:rsidRPr="00860874">
        <w:t>Abstract</w:t>
      </w:r>
      <w:bookmarkStart w:id="1" w:name="_9ur8cz3i49dv" w:colFirst="0" w:colLast="0"/>
      <w:bookmarkEnd w:id="1"/>
    </w:p>
    <w:p w14:paraId="32A96DC7" w14:textId="6D9BC0FA" w:rsidR="00475F04" w:rsidRDefault="003B4489" w:rsidP="001933DC">
      <w:pPr>
        <w:pStyle w:val="Non-NumberedSubheading"/>
      </w:pPr>
      <w:bookmarkStart w:id="2" w:name="_i4ot7yaja9p1" w:colFirst="0" w:colLast="0"/>
      <w:bookmarkEnd w:id="2"/>
      <w:r w:rsidRPr="00860874">
        <w:t>Highlights</w:t>
      </w:r>
    </w:p>
    <w:p w14:paraId="0E193199" w14:textId="21188E62" w:rsidR="001933DC" w:rsidRPr="001933DC" w:rsidRDefault="001933DC" w:rsidP="001933DC">
      <w:pPr>
        <w:pStyle w:val="Non-NumberedSubheading"/>
      </w:pPr>
      <w:r>
        <w:t>Keywords</w:t>
      </w:r>
    </w:p>
    <w:p w14:paraId="32A96DC8" w14:textId="77777777" w:rsidR="00475F04" w:rsidRPr="00860874" w:rsidRDefault="003B4489">
      <w:pPr>
        <w:pStyle w:val="Heading1"/>
        <w:spacing w:before="120" w:after="120"/>
        <w:ind w:left="720"/>
      </w:pPr>
      <w:bookmarkStart w:id="3" w:name="_bfifphhv8001" w:colFirst="0" w:colLast="0"/>
      <w:bookmarkEnd w:id="3"/>
      <w:r w:rsidRPr="00860874">
        <w:br w:type="page"/>
      </w:r>
    </w:p>
    <w:p w14:paraId="32A96DC9" w14:textId="77777777" w:rsidR="00475F04" w:rsidRPr="00860874" w:rsidRDefault="003B4489">
      <w:pPr>
        <w:pStyle w:val="Heading1"/>
        <w:numPr>
          <w:ilvl w:val="0"/>
          <w:numId w:val="2"/>
        </w:numPr>
        <w:spacing w:before="120" w:after="120"/>
        <w:ind w:left="360"/>
      </w:pPr>
      <w:bookmarkStart w:id="4" w:name="_50ccnbguyxg7" w:colFirst="0" w:colLast="0"/>
      <w:bookmarkEnd w:id="4"/>
      <w:r w:rsidRPr="00860874">
        <w:lastRenderedPageBreak/>
        <w:t>Introduction</w:t>
      </w:r>
    </w:p>
    <w:p w14:paraId="32A96DCA" w14:textId="6C638C55"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Forest composition, or the abundance, dominance and diversity of forest species, has an important influence on fire activity and post-fire ecosystem impacts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{"citationID":"i6lLccQi","properties":{"formattedCitation":"(Hagmann et al., 2021)","plainCitation":"(Hagmann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(Hagmann et al., 2021)</w:t>
      </w:r>
      <w:r w:rsidRPr="00860874">
        <w:rPr>
          <w:rFonts w:ascii="Times New Roman" w:hAnsi="Times New Roman" w:cs="Times New Roman"/>
        </w:rPr>
        <w:fldChar w:fldCharType="end"/>
      </w:r>
      <w:r w:rsidRPr="00860874">
        <w:rPr>
          <w:rFonts w:ascii="Times New Roman" w:eastAsia="Times New Roman" w:hAnsi="Times New Roman" w:cs="Times New Roman"/>
        </w:rPr>
        <w:t>. Alongside climate and topography, forest composition and species traits help govern fire regimes and fire effects at a variety of spatial and temporal scales (Johnstone et al., 2016). Tree species composition and structure (</w:t>
      </w:r>
      <w:r w:rsidRPr="00860874">
        <w:rPr>
          <w:rFonts w:ascii="Times New Roman" w:eastAsia="Times New Roman" w:hAnsi="Times New Roman" w:cs="Times New Roman"/>
          <w:i/>
        </w:rPr>
        <w:t>e.g.</w:t>
      </w:r>
      <w:r w:rsidRPr="00860874">
        <w:rPr>
          <w:rFonts w:ascii="Times New Roman" w:eastAsia="Times New Roman" w:hAnsi="Times New Roman" w:cs="Times New Roman"/>
        </w:rPr>
        <w:t xml:space="preserve">, </w:t>
      </w:r>
      <w:r w:rsidR="005445AE">
        <w:rPr>
          <w:rFonts w:ascii="Times New Roman" w:eastAsia="Times New Roman" w:hAnsi="Times New Roman" w:cs="Times New Roman"/>
        </w:rPr>
        <w:t>cover</w:t>
      </w:r>
      <w:r w:rsidRPr="00860874">
        <w:rPr>
          <w:rFonts w:ascii="Times New Roman" w:eastAsia="Times New Roman" w:hAnsi="Times New Roman" w:cs="Times New Roman"/>
        </w:rPr>
        <w:t xml:space="preserve">, height, diameter), for example, help drive </w:t>
      </w:r>
      <w:r w:rsidRPr="00860874">
        <w:rPr>
          <w:rFonts w:ascii="Times New Roman" w:eastAsia="Times New Roman" w:hAnsi="Times New Roman" w:cs="Times New Roman"/>
          <w:i/>
        </w:rPr>
        <w:t>fire intensity</w:t>
      </w:r>
      <w:r w:rsidRPr="00860874">
        <w:rPr>
          <w:rFonts w:ascii="Times New Roman" w:eastAsia="Times New Roman" w:hAnsi="Times New Roman" w:cs="Times New Roman"/>
        </w:rPr>
        <w:t xml:space="preserve">, or how hot a fire burns, and </w:t>
      </w:r>
      <w:r w:rsidRPr="00860874">
        <w:rPr>
          <w:rFonts w:ascii="Times New Roman" w:eastAsia="Times New Roman" w:hAnsi="Times New Roman" w:cs="Times New Roman"/>
          <w:i/>
        </w:rPr>
        <w:t>fire severity</w:t>
      </w:r>
      <w:r w:rsidRPr="00860874">
        <w:rPr>
          <w:rFonts w:ascii="Times New Roman" w:eastAsia="Times New Roman" w:hAnsi="Times New Roman" w:cs="Times New Roman"/>
        </w:rPr>
        <w:t xml:space="preserve">, or the consumption of organic matter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{"citationID":"EkK5ihEz","properties":{"formattedCitation":"(Keeley, 2009)","plainCitation":"(Keeley, 2009)","noteIndex":0},"citationItems":[{"id":3987,"uris":["http://zotero.org/users/5904228/items/3BMU2UIB"],"itemData":{"id":3987,"type":"article-journal","abstract":"Several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(Keeley,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Fire intensity and severity influence suppression difficulty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{"citationID":"oKaKyiOd","properties":{"formattedCitation":"(Thompson et al., 2018)","plainCitation":"(Thompson et al., 2018)","noteIndex":0},"citationItems":[{"id":6402,"uris":["http://zotero.org/users/5904228/items/4G8S75F2"],"itemData":{"id":6402,"type":"chapter","abstract":"In recent years, the field of wildfire risk management has seen dramatic advances. One notable improvement is in the realm of pre-fire suppression response planning, in particular the expansion from the assessment of risks posed by fire to the assessment of opportunities to effectively manage fire. Such proactive assessment and planning is critical to ensure that suppression response strategies and tactics are more likely to be safe and efficient. In this paper we will review the state-of-the-art in wildfire suppression planning, and illustrate application of advanced planning tools on a fire-prone landscape in Colorado, USA. Specifically we will use geospatial tools to quantify a composite index of suppression difficulty, and map this layer in relation to two key protection priorities that often drive suppression response decisions: built structures, and high value watersheds. We will discuss how our assessment results can inform planning and prioritization efforts, and offer suggestions for future research.","container-title":"Environmental Risks","ISBN":"978-1-78984-224-1","language":"en","note":"DOI: 10.5772/intechopen.76937","publisher":"IntechOpen","source":"www.intechopen.com","title":"Analyzing Wildfire Suppression Difficulty in Relation to Protection Demand","URL":"https://www.intechopen.com/chapters/61048","author":[{"family":"Thompson","given":"Matthew P."},{"family":"Liu","given":"Zhiwei"},{"family":"Wei","given":"Yu"},{"family":"Caggiano","given":"Michael D."},{"family":"Thompson","given":"Matthew P."},{"family":"Liu","given":"Zhiwei"},{"family":"Wei","given":"Yu"},{"family":"Caggiano","given":"Michael D."}],"accessed":{"date-parts":[["2025",2,16]]},"issued":{"date-parts":[["2018",10,10]]}}}],"schema":"https://github.com/citation-style-language/schema/raw/master/csl-citation.json"}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(Thompson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impacts to the built environment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{"citationID":"AdpC09Dw","properties":{"formattedCitation":"(Penman et al., 2014)","plainCitation":"(Penman et al., 2014)","noteIndex":0},"citationItems":[{"id":6406,"uris":["http://zotero.org/users/5904228/items/N2MNCZUP"],"itemData":{"id":6406,"type":"article-journal","abstract":"Wildfires can pose a significant risk to people and property. Billions of dollars are spent investing in fire management actions in an attempt to reduce the risk of loss. One of the key areas where money is spent is through fuel treatment – either fuel reduction (prescribed fire) or fuel removal (fuel breaks). Individual treatments can influence fire size and the maximum distance travelled from the ignition and presumably risk, but few studies have examined the landscape level effectiveness of these treatments. Here we use a Bayesian Network model to examine the relative influence of the built and natural environment, weather, fuel and fuel treatments in determining the risk posed from wildfire to the wildland-urban interface. Fire size and distance travelled was influenced most strongly by weather, with exposure to fires most sensitive to changes in the built environment and fire parameters. Natural environment variables and fuel load all had minor influences on fire size, distance travelled and exposure of assets. These results suggest that management of fuels provided minimal reductions in risk to assets and adequate planning of the changes in the built environment to cope with the expansion of human populations is going to be vital for managing risk from fire under future climates.","container-title":"PLOS ONE","DOI":"10.1371/journal.pone.0111414","ISSN":"1932-6203","issue":"10","journalAbbreviation":"PLOS ONE","language":"en","note":"publisher: Public Library of Science","page":"e111414","source":"PLoS Journals","title":"Influence of Fuels, Weather and the Built Environment on the Exposure of Property to Wildfire","volume":"9","author":[{"family":"Penman","given":"Trent D."},{"family":"Collins","given":"Luke"},{"family":"Syphard","given":"Alexandra D."},{"family":"Keeley","given":"Jon E."},{"family":"Bradstock","given":"Ross A."}],"issued":{"date-parts":[["2014",10,31]]}}}],"schema":"https://github.com/citation-style-language/schema/raw/master/csl-citation.json"}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(Penman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ecosystem responses such as post-fire tree recruitment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{"citationID":"91E6nUe7","properties":{"formattedCitation":"(Chapman et al., 2020; Meigs &amp; Krawchuk, 2018)","plainCitation":"(Chapman et al., 2020; Meigs &amp; Krawchuk, 2018)","noteIndex":0},"citationItems":[{"id":6409,"uris":["http://zotero.org/users/5904228/items/ETSMU4WR"],"itemData":{"id":6409,"type":"article-journal","abstract":"Forested fire refugia (trees that survive fires) are important disturbance legacies that provide seed sources for post-fire regeneration. Conifer regeneration has been limited following some recent western fires, particularly in ponderosa pine (Pinus ponderosa) forests. However, the extent, characteristics, and predictability of ponderosa pine fire refugia are largely unknown. Within 23 fires in ponderosa pine-dominated forests of the Colorado Front Range (1996–2013), we evaluated the spatial characteristics and predictability of refugia: first using Monitoring Trends in Burn Severity (MTBS) burn severity metrics, then using landscape variables (topography, weather, anthropogenic factors, and pre-fire forest cover). Using 1-m resolution aerial imagery, we created a binary variable of post-fire conifer presence (‘Conifer Refugia’) and absence (‘Conifer Absence’) within 30-m grid cells. We found that maximum patch size of Conifer Absence was positively correlated with fire size, and 38% of the burned area was ≥ 50m from a conifer seed source, revealing a management challenge as fire sizes increase with warming further limiting conifer recovery. In predicting Conifer Refugia with two MTBS-produced databases, thematic burn severity classes (TBSC) and continuous Relative differenced Normalized Burn Ratio (RdNBR) values, Conifer Absence was high in previously forested areas of Low and Moderate burn severity classes in TBSC. RdNBR more accurately identified post-fire conifer survivorship. In predicting Conifer Refugia with landscape variables, Conifer Refugia were less likely during burn days with high maximum temperatures: while Conifer Refugia were more likely on moister soils and closer to higher order streams, homes, and roads; and on less rugged, valley topography. Importantly, pre-fire forest canopy cover was not strongly associated with Conifer Refugia. This study further informs forest management by mapping post-fire patches lacking conifer seed sources, validating the use of RdNBR for fire refugia, and detecting abiotic and topographic variables that may promote conifer refugia.","container-title":"PLOS ONE","DOI":"10.1371/journal.pone.0226926","ISSN":"1932-6203","issue":"1","journalAbbreviation":"PLOS ONE","language":"en","note":"publisher: Public Library of Science","page":"e0226926","source":"PLoS Journals","title":"Still standing: Recent patterns of post-fire conifer refugia in ponderosa pine-dominated forests of the Colorado Front Range","title-short":"Still standing","volume":"15","author":[{"family":"Chapman","given":"Teresa B."},{"family":"Schoennagel","given":"Tania"},{"family":"Veblen","given":"Thomas T."},{"family":"Rodman","given":"Kyle C."}],"issued":{"date-parts":[["2020",1,15]]}}},{"id":6342,"uris":["http://zotero.org/users/5904228/items/MZIKMPIV"],"itemData":{"id":6342,"type":"article-journal","abstract":"Locations within forest fires that remain unburned or burn at low severity—known as fire refugia—are important components of contemporary burn mosaics, but their composition and structure at regional scales are poorly understood. Focusing on recent, large wildfires across the US Pacific Northwest (Oregon and Washington), our research objectives are to (1) classify fire refugia and burn severity based on relativized spectral change in Landsat time series; (2) quantify the pre-fire composition and structure of mapped fire refugia; (3) in forested areas, assess the relative abundance of fire refugia and other burn severity classes across forest composition and structure types. We analyzed a random sample of 99 recent fires in forest-dominated landscapes from 2004 to 2015 that collectively encompassed 612,629 ha. Across the region, fire refugia extent was substantial but variable from year to year, with an annual mean of 38% of fire extent and range of 15–60%. Overall, 85% of total fire extent was forested, with the other 15% being non-forest. In comparison, 31% of fire refugia extent was non-forest prior to the most recent fire, highlighting that mapped refugia do not necessarily contain tree-based ecosystem legacies. The most prevalent non-forest cover types in refugia were vegetated: shrub (40%), herbaceous (33%), and crops (18%). In forested areas, the relative abundance of fire refugia varied widely among pre-fire forest types (20–70%) and structural conditions (23–55%). Consistent with fire regime theory, fire refugia and high burn severity areas were inversely proportional. Our findings underscore that researchers, managers, and other stakeholders should interpret burn severity maps through the lens of pre-fire land cover, especially given the increasing importance of fire and fire refugia under global change.","container-title":"Forests","DOI":"10.3390/f9050243","ISSN":"1999-4907","issue":"5","language":"en","license":"http://creativecommons.org/licenses/by/3.0/","note":"number: 5\npublisher: Multidisciplinary Digital Publishing Institute","page":"243","source":"www.mdpi.com","title":"Composition and Structure of Forest Fire Refugia: What Are the Ecosystem Legacies across Burned Landscapes?","title-short":"Composition and Structure of Forest Fire Refugia","volume":"9","author":[{"family":"Meigs","given":"Garrett W."},{"family":"Krawchuk","given":"Meg A."}],"issued":{"date-parts":[["2018",5]]}}}],"schema":"https://github.com/citation-style-language/schema/raw/master/csl-citation.json"}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(Chapman et al., 2020; Meigs &amp; Krawchuk,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Given recent extreme fire activity and changes to the composition, structure and fire regimes of western North American forests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{"citationID":"aZSKg0fF","properties":{"formattedCitation":"(Hagmann et al., 2021; Hessburg et al., 2021)","plainCitation":"(Hagmann et al., 2021; Hessburg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M."}],"issued":{"date-parts":[["2021"]]}}},{"id":6351,"uris":["http://zotero.org/users/5904228/items/7647V3I5"],"itemData":{"id":6351,"type":"article-journal","abstract":"Forest landscapes across western North America (wNA) have experienced extensive changes over the last two centuries, while climatic warming has become a global reality over the last four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then review the research on management practices historically applied by Indigenous tribes and currently applied by some managers to intentionally manage forests for resilient conditions. They address 10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needs.","container-title":"Ecological Applications","DOI":"10.1002/eap.2432","ISSN":"1939-5582","issue":"8","language":"en","license":"©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https://esajournals.onlinelibrary.wiley.com/doi/pdf/10.1002/eap.2432","page":"e02432","source":"Wiley Online Library","title":"Wildfire and climate change adaptation of western North American forests: a case for intentional management","title-short":"Wildfire and climate change adaptation of western North American forests","volume":"31","author":[{"family":"Hessburg","given":"Paul F."},{"family":"Prichard","given":"Susan J."},{"family":"Hagmann","given":"R. Keala"},{"family":"Povak","given":"Nicholas A."},{"family":"Lake","given":"Frank K."}],"issued":{"date-parts":[["2021"]]}}}],"schema":"https://github.com/citation-style-language/schema/raw/master/csl-citation.json"}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(Hagmann et al., 2021; Hessburg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there is an urgent need to understand the influence of forest species composition and structure on contemporary fire intensity and severity. </w:t>
      </w:r>
    </w:p>
    <w:p w14:paraId="32A96DCB" w14:textId="76F2D10C"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The modification of forest composition and structure is a viable management tool often leveraged to reduce wildfire hazard to communities and ecosystems</w:t>
      </w:r>
      <w:r w:rsidR="004E30F8">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{"citationID":"FIHNt9fc","properties":{"formattedCitation":"(Prichard et al., 2021)","plainCitation":"(Prichard et al., 2021)","noteIndex":0},"citationItems":[{"id":6349,"uris":["http://zotero.org/users/5904228/items/64EWZYHH"],"itemData":{"id":6349,"type":"article-journal","abstract":"We review science-based adaptation strategies for western North American (wNA) forests that include restoring active fire regimes and fostering resilient structure and composition of forested landscapes. As part of the review, we address common questions associated with climate adaptation and realignment treatments that run counter to a broad consensus in the literature. These include the following: (1) Are the effects of fire exclusion overstated? If so, are treatments unwarranted and even counterproductive? (2) Is forest thinning alone sufficient to mitigate wildfire hazard? (3) Can forest thinning and prescribed burning solve the problem? (4) Should active forest management, including forest thinning, be concentrated in the wildland urban interface (WUI)? (5) Can wildfires on their own do the work of fuel treatments? (6) Is the primary objective of fuel reduction treatments to assist in future firefighting response and containment? (7) Do fuel treatments work under extreme fire weather? (8) Is the scale of the problem too great? Can we ever catch up? (9) Will planting more trees mitigate climate change in wNA forests? And (10) is post-fire management needed or even ecologically justified? Based on our review of the scientific evidence, a range of proactive management actions are justified and necessary to keep pace with changing climatic and wildfire regimes and declining forest heterogeneity after severe wildfires. Science-based adaptation options include the use of managed wildfire, prescribed burning, and coupled mechanical thinning and prescribed burning as is consistent with land management allocations and forest conditions. Although some current models of fire management in wNA are averse to short-term risks and uncertainties, the long-term environmental, social, and cultural consequences of wildfire management primarily grounded in fire suppression are well documented, highlighting an urgency to invest in intentional forest management and restoration of active fire regimes.","container-title":"Ecological Applications","DOI":"10.1002/eap.2433","ISSN":"1939-5582","issue":"8","language":"en","license":"©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https://esajournals.onlinelibrary.wiley.com/doi/pdf/10.1002/eap.2433","page":"e02433","source":"Wiley Online Library","title":"Adapting western North American forests to climate change and wildfires: 10 common questions","title-short":"Adapting western North American forests to climate change and wildfires","volume":"31","author":[{"family":"Prichard","given":"Susan J."},{"family":"Hessburg","given":"Paul F."},{"family":"Hagmann","given":"R. Keala"},{"family":"Povak","given":"Nicholas A."},{"family":"Dobrowski","given":"Solomon Z."},{"family":"Hurteau","given":"Matthew D."},{"family":"Kane","given":"Van R."},{"family":"Keane","given":"Robert E."},{"family":"Kobziar","given":"Leda N."},{"family":"Kolden","given":"Crystal A."},{"family":"North","given":"Malcolm"},{"family":"Parks","given":"Sean A."},{"family":"Safford","given":"Hugh D."},{"family":"Stevens","given":"Jens T."},{"family":"Yocom","given":"Larissa L."},{"family":"Churchill","given":"Derek J."},{"family":"Gray","given":"Robert W."},{"family":"Huffman","given":"David W."},{"family":"Lake","given":"Frank K."},{"family":"Khatri-Chhetri","given":"Pratima"}],"issued":{"date-parts":[["2021"]]}}}],"schema":"https://github.com/citation-style-language/schema/raw/master/csl-citation.json"}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(Prichard et al., 2021)</w:t>
      </w:r>
      <w:r w:rsidRPr="00860874">
        <w:rPr>
          <w:rFonts w:ascii="Times New Roman" w:hAnsi="Times New Roman" w:cs="Times New Roman"/>
        </w:rPr>
        <w:fldChar w:fldCharType="end"/>
      </w:r>
      <w:r w:rsidRPr="00860874">
        <w:rPr>
          <w:rFonts w:ascii="Times New Roman" w:eastAsia="Times New Roman" w:hAnsi="Times New Roman" w:cs="Times New Roman"/>
        </w:rPr>
        <w:t>. These management actions often involve reduction of fuels through mechanical treatment or prescribed fire, thereby reducing</w:t>
      </w:r>
      <w:r w:rsidR="004E30F8">
        <w:rPr>
          <w:rFonts w:ascii="Times New Roman" w:eastAsia="Times New Roman" w:hAnsi="Times New Roman" w:cs="Times New Roman"/>
        </w:rPr>
        <w:t xml:space="preserve"> the potential for</w:t>
      </w:r>
      <w:r w:rsidRPr="00860874">
        <w:rPr>
          <w:rFonts w:ascii="Times New Roman" w:eastAsia="Times New Roman" w:hAnsi="Times New Roman" w:cs="Times New Roman"/>
        </w:rPr>
        <w:t xml:space="preserve"> extreme fire </w:t>
      </w:r>
      <w:r w:rsidR="004E30F8">
        <w:rPr>
          <w:rFonts w:ascii="Times New Roman" w:eastAsia="Times New Roman" w:hAnsi="Times New Roman" w:cs="Times New Roman"/>
        </w:rPr>
        <w:t xml:space="preserve">activity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{"citationID":"q0g77M92","properties":{"formattedCitation":"(Agee &amp; Skinner, 2005; Stephens et al., 2009)","plainCitation":"(Agee &amp; Skinner, 2005; Stephens et al., 2009)","noteIndex":0},"citationItems":[{"id":340,"uris":["http://zotero.org/users/5904228/items/XTK2AQCM"],"itemData":{"id":340,"type":"article-journal","abstract":"Successful fire exclusion in the 20th century has created severe fire problems across the West. Not every forest is at risk of uncharacteristically severe wildfire, but drier forests are in need of active management to mitigate fire hazard. We summarize a set of simple principles important to address in fuel reduction treatments: reduction of surface fuels, increasing the height to live crown, decreasing crown density, and retaining large trees of fire-resistant species. Thinning and prescribed fire can be useful tools to achieve these objectives. Low thinning will be more effective than crown or selection thinning, and management of surface fuels will increase the likelihood that the stand will survive a wildfire. Five empirical examples of such treatment are discussed: Hayfork fires, California, 1987; Tyee fire, Washington, 1994; Megram fire, California, 1999; Hayman fire, Colorado, 2002; and the Cone fire, California, 2002. Applying treatments at an appropriate landscape scale will be critical to the success of fuel reduction treatments in reducing wildfire losses in Western forests.","collection-title":"Relative Risk Assessments for Decision –Making Related To Uncharacteristic Wildfire","container-title":"Forest Ecology and Management","DOI":"10.1016/j.foreco.2005.01.034","ISSN":"0378-1127","issue":"1","journalAbbreviation":"Forest Ecology and Management","language":"en","note":"number: 1","page":"83-96","source":"ScienceDirect","title":"Basic principles of forest fuel reduction treatments","volume":"211","author":[{"family":"Agee","given":"James K."},{"family":"Skinner","given":"Carl N."}],"issued":{"date-parts":[["2005",6,6]]}}},{"id":6340,"uris":["http://zotero.org/users/5904228/items/RMPMSFBG"],"itemData":{"id":6340,"type":"article-journal","abstract":"Forest structure and species composition in many western U.S. coniferous forests have been altered through fire exclusion, past and ongoing harvesting practices, and livestock grazing over the 20th century. The effects of these activities have been most pronounced in seasonally dry, low and mid-elevation coniferous forests that once experienced frequent, low to moderate intensity, fire regimes. In this paper, we report the effects of Fire and Fire Surrogate (FFS) forest stand treatments on fuel load profiles, potential fire behavior, and fire severity under three weather scenarios from six western U.S. FFS sites. This replicated, multisite experiment provides a framework for drawing broad generalizations about the effectiveness of prescribed fire and mechanical treatments on surface fuel loads, forest structure, and potential fire severity. Mechanical treatments without fire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fire-only treatments reduced canopy cover at only one site. For the combined treatment of mechanical plus fire, all five FFS sites with this treatment had a substantially lower likelihood of passive crown fire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fire severity under severe fire weather conditions. Retaining the largest trees within stands also increased fire resistance.","container-title":"Ecological Applications","DOI":"10.1890/07-1755.1","ISSN":"1939-5582","issue":"2","language":"en","license":"© 2009 by the Ecological Society of America","note":"_eprint: https://esajournals.onlinelibrary.wiley.com/doi/pdf/10.1890/07-1755.1","page":"305-320","source":"Wiley Online Library","title":"Fire treatment effects on vegetation structure, fuels, and potential fire severity in western U.S. forests","volume":"19","author":[{"family":"Stephens","given":"Scott L."},{"family":"Moghaddas","given":"Jason J."},{"family":"Edminster","given":"Carl"},{"family":"Fiedler","given":"Carl E."},{"family":"Haase","given":"Sally"},{"family":"Harrington","given":"Michael"},{"family":"Keeley","given":"Jon E."},{"family":"Knapp","given":"Eric E."},{"family":"McIver","given":"James D."},{"family":"Metlen","given":"Kerry"},{"family":"Skinner","given":"Carl N."},{"family":"Youngblood","given":"Andrew"}],"issued":{"date-parts":[["2009"]]}}}],"schema":"https://github.com/citation-style-language/schema/raw/master/csl-citation.json"}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(Agee &amp; Skinner, 2005; Stephens et al.,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this presents a persistent management problem where treatments must be revisited to maintain positive benefits. Furthermore, while far more prescribed fire is ultimately needed to restore increasingly fire-starved ecosystems in the </w:t>
      </w:r>
      <w:r w:rsidR="00EC6A7A">
        <w:rPr>
          <w:rFonts w:ascii="Times New Roman" w:eastAsia="Times New Roman" w:hAnsi="Times New Roman" w:cs="Times New Roman"/>
        </w:rPr>
        <w:t xml:space="preserve">western </w:t>
      </w:r>
      <w:r w:rsidRPr="00860874">
        <w:rPr>
          <w:rFonts w:ascii="Times New Roman" w:eastAsia="Times New Roman" w:hAnsi="Times New Roman" w:cs="Times New Roman"/>
        </w:rPr>
        <w:t xml:space="preserve">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{"citationID":"TgQIcu59","properties":{"formattedCitation":"(Parks et al., 2025)","plainCitation":"(Parks et al., 2025)","noteIndex":0},"citationItems":[{"id":6382,"uris":["http://zotero.org/users/5904228/items/6RAQK7UM"],"itemData":{"id":6382,"type":"article-journal","abstract":"Rapid increases in wildfire area burned across North American forests pose novel challenges for managers and society. Increasing area burned raises questions about whether, and to what degree, contemporary fire regimes (1984–2022) are still departed from historical fire regimes (pre-1880). We use the North American tree-ring fire-scar network (NAFSN), a multi-century record comprising &gt;1800 fire-scar sites spanning diverse forest types, and contemporary fire perimeters to ask whether there is a contemporary fire surplus or fire deficit, and whether recent fire years are unprecedented relative to historical fire regimes. Our results indicate, despite increasing area burned in recent decades, that a widespread fire deficit persists across a range of forest types and recent years with exceptionally high area burned are not unprecedented when considering the multi-century perspective offered by fire-scarred trees. For example, ‘record’ contemporary fire years such as 2020 burned 6% of NAFSN sites—the historical average—well below the historical maximum of 29% sites that burned in 1748. Although contemporary fire extent is not unprecedented across many North American forests, there is abundant evidence that unprecedented contemporary fire severity is driving forest loss in many ecosystems and adversely impacting human lives, infrastructure, and water supplies.","container-title":"Nature Communications","DOI":"10.1038/s41467-025-56333-8","ISSN":"2041-1723","issue":"1","journalAbbreviation":"Nat Commun","language":"en","license":"2025 His Majesty the King in Right of Canada and the Authors. Parts of this work were authored by US Federal Government authors and are not under copyright protection in the US; foreign copyright protection may apply. 2025","note":"publisher: Nature Publishing Group","page":"1493","source":"www-nature-com.colorado.idm.oclc.org","title":"A fire deficit persists across diverse North American forests despite recent increases in area burned","volume":"16","author":[{"family":"Parks","given":"Sean A."},{"family":"Guiterman","given":"Christopher H."},{"family":"Margolis","given":"Ellis Q."},{"family":"Lonergan","given":"Margaret"},{"family":"Whitman","given":"Ellen"},{"family":"Abatzoglou","given":"John T."},{"family":"Falk","given":"Donald A."},{"family":"Johnston","given":"James D."},{"family":"Daniels","given":"Lori D."},{"family":"Lafon","given":"Charles W."},{"family":"Loehman","given":"Rachel A."},{"family":"Kipfmueller","given":"Kurt F."},{"family":"Naficy","given":"Cameron E."},{"family":"Parisien","given":"Marc-André"},{"family":"Portier","given":"Jeanne"},{"family":"Stambaugh","given":"Michael C."},{"family":"Williams","given":"A. Park"},{"family":"Wion","given":"Andreas P."},{"family":"Yocom","given":"Larissa L."}],"issued":{"date-parts":[["2025",2,10]]}}}],"schema":"https://github.com/citation-style-language/schema/raw/master/csl-citation.json"}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(Parks et al., 2025)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its use is limited by policy restrictions, public support, and a shortening window of appropriate weather conditions for burning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{"citationID":"sw2OmPxE","properties":{"formattedCitation":"(Schultz et al., 2019; Swain et al., 2023)","plainCitation":"(Schultz et al., 2019; Swain et al., 2023)","noteIndex":0},"citationItems":[{"id":6396,"uris":["http://zotero.org/users/5904228/items/JSXNPL99"],"itemData":{"id":6396,"type":"article-journal","abstract":"Prescribed fire is an important management tool on US federal lands that is not being applied at the necessary or desired levels. We investigated the role of policy barriers and opportunities for prescribed fire application on US Forest Service and Bureau of Land Management lands in the western United States. We conducted 54 semi-structured interviews with federal and state land managers and air quality regulators, and with several non-federal partners. We found that lack of adequate capacity and funding were the most commonly cited barriers to increasing application of prescribed fire. Interviewees also emphasised that owing to a lack of incentives and the prevalence of risk aversion at multiple agency levels, active prescribed fire programs depend on the leadership and commitment of individual decision-makers and fire managers. Successful approaches also rely on collaborative forums and positions that allow communication, problem-solving and resource sharing among federal and state partners, and that facilitate dialogue between air-quality and land managers. We did not find that air quality regulation was consistently cited as a major barrier, except in specific locations. Our findings highlight the importance of contextualised investigation into policy barriers and the role of collaborative and multilevel governance approaches for addressing complex land management challenges.","container-title":"International Journal of Wildland Fire","DOI":"10.1071/WF19040","ISSN":"1448-5516","issue":"11","journalAbbreviation":"Int. J. Wildland Fire","language":"en","note":"publisher: CSIRO PUBLISHING","page":"874-884","source":"www-publish-csiro-au.colorado.idm.oclc.org","title":"Policy barriers and opportunities for prescribed fire application in the western United States","volume":"28","author":[{"family":"Schultz","given":"Courtney A."},{"family":"McCaffrey","given":"Sarah M."},{"family":"Huber-Stearns","given":"Heidi R."}],"issued":{"date-parts":[["2019",9,3]]}}},{"id":6398,"uris":["http://zotero.org/users/5904228/items/WUT5ZQJP"],"itemData":{"id":6398,"type":"article-journal","abstract":"Escalating wildfire activity in the western United States has accelerated adverse societal impacts. Observed increases in wildfire severity and impacts to communities have diverse anthropogenic causes—including the legacy of fire suppression policies, increased development in high-risk zones, and aridification by a warming climate. However, the intentional use of fire as a vegetation management tool, known as “prescribed fire,” can reduce the risk of destructive fires and restore ecosystem resilience. Prescribed fire implementation is subject to multiple constraints, including the number of days characterized by weather and vegetation conditions conducive to achieving desired outcomes. Here, we quantify observed and projected trends in the frequency and seasonality of western United States prescribed fire days. We find that while ~2 C of global warming by 2060 will reduce such days overall (−17%), particularly during spring (−25%) and summer (−31%), winter (+4%) may increasingly emerge as a comparatively favorable window for prescribed fire especially in northern states.","container-title":"Communications Earth &amp; Environment","DOI":"10.1038/s43247-023-00993-1","ISSN":"2662-4435","issue":"1","journalAbbreviation":"Commun Earth Environ","language":"en","license":"2023 The Author(s)","note":"publisher: Nature Publishing Group","page":"1-14","source":"www-nature-com.colorado.idm.oclc.org","title":"Climate change is narrowing and shifting prescribed fire windows in western United States","volume":"4","author":[{"family":"Swain","given":"Daniel L."},{"family":"Abatzoglou","given":"John T."},{"family":"Kolden","given":"Crystal"},{"family":"Shive","given":"Kristen"},{"family":"Kalashnikov","given":"Dmitri A."},{"family":"Singh","given":"Deepti"},{"family":"Smith","given":"Edward"}],"issued":{"date-parts":[["2023",10,3]]}}}],"schema":"https://github.com/citation-style-language/schema/raw/master/csl-citation.json"}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(Schultz et al., 2019; Swain et al., 2023)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promotion of “fire-resistant” species, which may provide natural buffers to extreme fire behavior that are more self-sustaining, presents a complimentary management tool to reduce extreme fire behavior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{"citationID":"Qn9z98Os","properties":{"formattedCitation":"(Girardin &amp; Terrier, 2015)","plainCitation":"(Girardin &amp; Terrier, 2015)","noteIndex":0},"citationItems":[{"id":33,"uris":["http://zotero.org/users/5904228/items/K2SUISY8"],"itemData":{"id":33,"type":"article-journal","abstract":"Wildfire activity is projected to increase through upcoming decades in boreal Canada due to climatic changes. Amongst the proposed strategies to offset the climate-driven fire risk is the introduction of broadleaf species into dense-coniferous landscapes so as to decrease the intensity and rate of spread of future wildfires. Here we examine this offsetting potential through boreal Canada by searching for optimal conifer to broadleaf conversion rates that would stabilize the burn rate metric, and an upper bound for the maximum potential effect. We developed an empirical model relating regional burn rates to mean annual fire weather conditions and tree genus proportions, and applied it to regional climate and forest composition change scenarios covering the interval from 1971 to 2100. Results suggested that many areas in the southern and northern boreal regions will record either a constant or a decreasing burn rate and, therefore, will not require a change of forest composition. Besides, a conversion rate of 0.1 to 0.2 % year^sup -1^ starting in year 2020 was sufficient to maintain burn rates constant across much of the southern boreal forest. In northern forests, however, higher conversion rates were required to meet the fire objectives (0.3 to 0.4 % year^sup -1^). This mitigation option will be difficult to implement over northern forests given the size of areas involved. Nonetheless the estimated conversion rate for much of the southern boreal forest is attainable, considering that harvesting and industrialization during recent decades have already contributed to similar changes of the proportion of broadleaf species in boreal landscapes.","container-title":"Climatic Change; Dordrecht","DOI":"http://dx.doi.org.colorado.idm.oclc.org/10.1007/s10584-015-1373-7","ISSN":"01650009","issue":"4","language":"English","license":"Springer Science+Business Media Dordrecht 2015","note":"number: 4","page":"587-601","source":"ProQuest","title":"Mitigating risks of future wildfires by management of the forest composition: an analysis of the offsetting potential through boreal Canada","title-short":"Mitigating risks of future wildfires by management of the forest composition","volume":"130","author":[{"family":"Girardin","given":"Martin P."},{"family":"Terrier","given":"Aurélie"}],"issued":{"date-parts":[["2015",6]]}}}],"schema":"https://github.com/citation-style-language/schema/raw/master/csl-citation.json"}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(Girardin &amp; Terrier, 2015)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With increasing fire activity and hazards, particularly across the western 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{"citationID":"rihtaVSz","properties":{"formattedCitation":"(Parks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(Parks &amp; Abatzoglou, 2020)</w:t>
      </w:r>
      <w:r w:rsidRPr="00860874">
        <w:rPr>
          <w:rFonts w:ascii="Times New Roman" w:hAnsi="Times New Roman" w:cs="Times New Roman"/>
        </w:rPr>
        <w:fldChar w:fldCharType="end"/>
      </w:r>
      <w:r w:rsidRPr="00860874">
        <w:rPr>
          <w:rFonts w:ascii="Times New Roman" w:eastAsia="Times New Roman" w:hAnsi="Times New Roman" w:cs="Times New Roman"/>
        </w:rPr>
        <w:t>, assessments of which species may provide these benefits and under what conditions they are likely to do so are needed.</w:t>
      </w:r>
    </w:p>
    <w:p w14:paraId="32A96DCC" w14:textId="4198AD78"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In some regions of western North America, quaking aspen (</w:t>
      </w:r>
      <w:r w:rsidRPr="00860874">
        <w:rPr>
          <w:rFonts w:ascii="Times New Roman" w:eastAsia="Times New Roman" w:hAnsi="Times New Roman" w:cs="Times New Roman"/>
          <w:i/>
        </w:rPr>
        <w:t>Populus tremuloides Michx.</w:t>
      </w:r>
      <w:r w:rsidRPr="00860874">
        <w:rPr>
          <w:rFonts w:ascii="Times New Roman" w:eastAsia="Times New Roman" w:hAnsi="Times New Roman" w:cs="Times New Roman"/>
        </w:rPr>
        <w:t xml:space="preserve">) </w:t>
      </w:r>
      <w:r w:rsidR="007C2D06">
        <w:rPr>
          <w:rFonts w:ascii="Times New Roman" w:eastAsia="Times New Roman" w:hAnsi="Times New Roman" w:cs="Times New Roman"/>
        </w:rPr>
        <w:t>is</w:t>
      </w:r>
      <w:r w:rsidRPr="00860874">
        <w:rPr>
          <w:rFonts w:ascii="Times New Roman" w:eastAsia="Times New Roman" w:hAnsi="Times New Roman" w:cs="Times New Roman"/>
        </w:rPr>
        <w:t xml:space="preserve"> one forest species potentially capable of reducing extreme fire hazard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{"citationID":"Ogi0C3mD","properties":{"formattedCitation":"(Fechner &amp; Barrows, 1976)","plainCitation":"(Fechner &amp; Barrows, 1976)","noteIndex":0},"citationItems":[{"id":1579,"uris":["http://zotero.org/users/5904228/items/E8DL8SEF"],"itemData":{"id":1579,"type":"article-journal","container-title":"U.S Department of Agriculture. Forest Service, Rocky Mountain Forest and Range Experiment Station","issue":"Eisenhower Consortium Bulletin 4","title":"Aspen stands as wildfire fuel breaks","URL":"https://digitalcommons.usu.edu/aspen_bib/5029","author":[{"family":"Fechner","given":"Gilbert"},{"family":"Barrows","given":"Jack"}],"issued":{"date-parts":[["1976",1,1]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(Fechner &amp; Barrows, 1976)</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Aspen, which is also the most widely distributed tree species in North America and often considered a keystone species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{"citationID":"yqktJRtq","properties":{"formattedCitation":"(Rogers et al., 2020)","plainCitation":"(Rogers et al., 2020)","noteIndex":0},"citationItems":[{"id":2000,"uris":["http://zotero.org/users/5904228/items/ISTQ4TTY"],"itemData":{"id":2000,"type":"article-journal","abstract":"Across the northern hemisphere, six species of aspen (Populus spp.) play a disproportionately important role in promoting biodiversity, sequestering carbon, limiting forest disturbances, and providing other ecosystem services. These species are illustrative of efforts to move beyond single-species conservation because they facilitate hundreds of plants and animals worldwide. This review is intended to place aspen in a global conservation context by focusing on the many scientific advances taking place in such biologically diverse systems. In this manner, aspen may serve as a model for other widespread keystone systems where science-based practice may have world implications for biodiversity conservation. In many regions, aspen can maintain canopy dominance for decades to centuries as the sole major broadleaf trees in forested landscapes otherwise dominated by conifers. Aspen ecosystems are valued for many reasons, but here we highlight their potential as key contributors to regional and global biodiversity. We present global trends in research priorities, strengths, and weaknesses based on, 1) a qualitative survey, 2) a systematic literature analysis, and 3) regional syntheses of leading research topics. These regional syntheses explore important aspen uses, threats, and research priorities with the ultimate intent of research sharing focused on sound conservation practice. In all regions, we found that aspen enhance biodiversity, facilitate rapid (re)colonization in natural and damaged settings (e.g., abandoned mines), and provide adaptability in changing environments. Common threats to aspen ecosystems in many, but not all, regions include effects of herbivory, land clearing, logging practices favoring conifer species, and projected climate warming. We also highlight regional research gaps that emerged from the three survey approaches above. We believe multi-scale research is needed that examines disturbance processes in the context of dynamic climates where ecological, physiological, and genetic variability will ultimately determine widespread aspen sustainability. Based on this global review of aspen research, we argue for the advancement of the “mega-conservation” strategy, centered on the idea of sustaining a set of common keystone communities (aspen) that support wide arrays of obligate species. This approach contrasts with conventional preservation which focuses limited resources on individual species residing in narrow niches.","container-title":"Global Ecology and Conservation","DOI":"10.1016/j.gecco.2019.e00828","ISSN":"2351-9894","journalAbbreviation":"Global Ecology and Conservation","language":"en","page":"e00828","source":"ScienceDirect","title":"A global view of aspen: Conservation science for widespread keystone systems","title-short":"A global view of aspen","volume":"21","author":[{"family":"Rogers","given":"Paul C."},{"family":"Pinno","given":"Bradley D."},{"family":"Šebesta","given":"Jan"},{"family":"Albrectsen","given":"Benedicte R."},{"family":"Li","given":"Guoqing"},{"family":"Ivanova","given":"Natalya"},{"family":"Kusbach","given":"Antonín"},{"family":"Kuuluvainen","given":"Timo"},{"family":"Landhäusser","given":"Simon M."},{"family":"Liu","given":"Hongyan"},{"family":"Myking","given":"Tor"},{"family":"Pulkkinen","given":"Pertti"},{"family":"Wen","given":"Zhongming"},{"family":"Kulakowski","given":"Dominik"}],"issued":{"date-parts":[["2020",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(Rogers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has been characterized by fire-moderating traits such as lower canopy bulk density, higher canopy base height, and greater leaf moisture content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{"citationID":"FBvTlgb6","properties":{"formattedCitation":"(DeByle &amp; Winokur, 1985; Shepperd, 1990; Shinneman et al., 2013)","plainCitation":"(DeByle &amp; Winokur, 1985; Shepperd, 1990; Shinneman et al., 2013)","noteIndex":0},"citationItems":[{"id":1581,"uris":["http://zotero.org/users/5904228/items/BPVQKKZP"],"itemData":{"id":1581,"type":"report","abstract":"Information about the biology, ecology, and management of quaking aspen on the mountains and plateaus of the interior western United States, and to a lesser extent, Canada, is summarized and discussed. The biology of aspen as a tree species, community relationships in the aspen ecosystem, environments, and factors affecting aspen forests are reviewed. The resources available within and from the aspen forest type, and their past and potential uses are examined. Silvicultural methods and other approaches to managing aspen for various resources and uses are presented.","language":"en","source":"www.fs.usda.gov","title":"Aspen: Ecology and management in the western United States","title-short":"Aspen","URL":"http://www.fs.usda.gov/treesearch/pubs/24942","author":[{"family":"DeByle","given":"Norbert V."},{"family":"Winokur","given":"Robert P."}],"accessed":{"date-parts":[["2022",9,12]]},"issued":{"date-parts":[["1985"]]}}},{"id":254,"uris":["http://zotero.org/users/5904228/items/WRB75JBA"],"itemData":{"id":254,"type":"article-journal","abstract":"Populus tremuloides stands were grouped into 7 logical stand classes that differed in age, stocking, productivity or other characteristics. -from Author","container-title":"Western Journal of Applied Forestry","DOI":"10.1093/wjaf/5.3.69","journalAbbreviation":"Western Journal of Applied Forestry","page":"69-75","source":"ResearchGate","title":"A Classification of Quaking Aspen in the Central Rocky Mountains Based on Growth and Stand Characteristics","volume":"5","author":[{"family":"Shepperd","given":"Wayne"}],"issued":{"date-parts":[["1990",7,1]]}}},{"id":1618,"uris":["http://zotero.org/users/5904228/items/4N4R883L"],"itemData":{"id":1618,"type":"article-journal","abstract":"Quaking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(DeByle &amp; Winokur, 1985; Shepperd, 1990;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Existing in a functional gradient of seral (</w:t>
      </w:r>
      <w:r w:rsidRPr="00860874">
        <w:rPr>
          <w:rFonts w:ascii="Times New Roman" w:eastAsia="Times New Roman" w:hAnsi="Times New Roman" w:cs="Times New Roman"/>
          <w:i/>
        </w:rPr>
        <w:t>e.g.</w:t>
      </w:r>
      <w:r w:rsidRPr="00860874">
        <w:rPr>
          <w:rFonts w:ascii="Times New Roman" w:eastAsia="Times New Roman" w:hAnsi="Times New Roman" w:cs="Times New Roman"/>
        </w:rPr>
        <w:t>, having a conifer component) to stable (</w:t>
      </w:r>
      <w:r w:rsidRPr="00860874">
        <w:rPr>
          <w:rFonts w:ascii="Times New Roman" w:eastAsia="Times New Roman" w:hAnsi="Times New Roman" w:cs="Times New Roman"/>
          <w:i/>
        </w:rPr>
        <w:t>e.g.</w:t>
      </w:r>
      <w:r w:rsidRPr="00860874">
        <w:rPr>
          <w:rFonts w:ascii="Times New Roman" w:eastAsia="Times New Roman" w:hAnsi="Times New Roman" w:cs="Times New Roman"/>
        </w:rPr>
        <w:t xml:space="preserve">, pure stands), aspen exhibits varying fire regimes and degrees of fire resistance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{"citationID":"KrZGcaCp","properties":{"formattedCitation":"(Rogers et al., 2014; Shinneman et al., 2013)","plainCitation":"(Rogers et al., 2014; Shinneman et al., 2013)","noteIndex":0},"citationItems":[{"id":290,"uris":["http://zotero.org/users/5904228/items/PJJ48JX8"],"itemData":{"id":290,"type":"article-journal","abstract":"Quaking or trembling aspen (Populus tremuloides Michx.) forests occur in highly diverse settings across North America. However, management of distinct communities has long relied on a single aspen-to-conifer successional model. We examine a variety of aspen-dominated stand types in the western portion of its range as ecological systems, avoiding an exclusive focus on seral dynamics or single-species management. We build a case for a large-scale functional aspen typology based on the existing literature. Aspen functional types are defined as aspen communities that differ markedly in their physical and biological processes. The framework presented here describes two \"functional types\" and seven embedded \"subtypes\": seral (boreal and montane), stable (parkland, Colorado Plateau, elevation and aspect limited, and terrain isolated), and a crossover seral-stable subtype (riparian). The assessment hinges on a matrix comparing proposed functional types across a suite of environmental characteristics. Differences among functional groups based on physiological and climatic conditions, stand structures and dynamics, and disturbance types and periodicity are described herein. We further examine management implications and challenges, such as human alterations, ungulate herbivory, and climate futures, that affect the functionality of these aspen systems. The functional framework lends itself well to stewardship and research that seek to understand and emulate ecological processes rather than combat them. We see advantages of applying this approach to other widespread forest communities that engender diverse functional adaptations.","container-title":"Forest Science; Bethesda","ISSN":"0015749X","issue":"2","language":"English","license":"Copyright Society of American Foresters Apr 2014","note":"number: 2","page":"345-359","source":"ProQuest","title":"A Functional Framework for Improved Management of Western North American Aspen (Populus tremuloides Michx.)","volume":"60","author":[{"family":"Rogers","given":"Paul C."},{"family":"Landhäusser","given":"Simon M."},{"family":"Pinno","given":"Bradley D."},{"family":"Ryel","given":"Ronald J."}],"issued":{"date-parts":[["2014",4]]}}},{"id":1618,"uris":["http://zotero.org/users/5904228/items/4N4R883L"],"itemData":{"id":1618,"type":"article-journal","abstract":"Quaking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(Rogers et al., 2014;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Generally, seral aspen </w:t>
      </w:r>
      <w:r w:rsidR="007430FD">
        <w:rPr>
          <w:rFonts w:ascii="Times New Roman" w:eastAsia="Times New Roman" w:hAnsi="Times New Roman" w:cs="Times New Roman"/>
        </w:rPr>
        <w:t>exhibits more extreme</w:t>
      </w:r>
      <w:r w:rsidRPr="00860874">
        <w:rPr>
          <w:rFonts w:ascii="Times New Roman" w:eastAsia="Times New Roman" w:hAnsi="Times New Roman" w:cs="Times New Roman"/>
        </w:rPr>
        <w:t xml:space="preserve"> fire behavior compared to </w:t>
      </w:r>
      <w:r w:rsidR="007430FD">
        <w:rPr>
          <w:rFonts w:ascii="Times New Roman" w:eastAsia="Times New Roman" w:hAnsi="Times New Roman" w:cs="Times New Roman"/>
        </w:rPr>
        <w:t>stable</w:t>
      </w:r>
      <w:r w:rsidRPr="00860874">
        <w:rPr>
          <w:rFonts w:ascii="Times New Roman" w:eastAsia="Times New Roman" w:hAnsi="Times New Roman" w:cs="Times New Roman"/>
        </w:rPr>
        <w:t xml:space="preserve"> aspen and</w:t>
      </w:r>
      <w:r w:rsidR="007430FD">
        <w:rPr>
          <w:rFonts w:ascii="Times New Roman" w:eastAsia="Times New Roman" w:hAnsi="Times New Roman" w:cs="Times New Roman"/>
        </w:rPr>
        <w:t>, in turn,</w:t>
      </w:r>
      <w:r w:rsidRPr="00860874">
        <w:rPr>
          <w:rFonts w:ascii="Times New Roman" w:eastAsia="Times New Roman" w:hAnsi="Times New Roman" w:cs="Times New Roman"/>
        </w:rPr>
        <w:t xml:space="preserve"> fire activity</w:t>
      </w:r>
      <w:r w:rsidR="007430FD">
        <w:rPr>
          <w:rFonts w:ascii="Times New Roman" w:eastAsia="Times New Roman" w:hAnsi="Times New Roman" w:cs="Times New Roman"/>
        </w:rPr>
        <w:t xml:space="preserve"> </w:t>
      </w:r>
      <w:r w:rsidRPr="00860874">
        <w:rPr>
          <w:rFonts w:ascii="Times New Roman" w:eastAsia="Times New Roman" w:hAnsi="Times New Roman" w:cs="Times New Roman"/>
        </w:rPr>
        <w:t xml:space="preserve">drives the persistence of either functional type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{"citationID":"RcyWK9Qo","properties":{"formattedCitation":"(Morris et al., 2019; Shinneman et al., 2013)","plainCitation":"(Morris et al., 2019; Shinneman et al., 2013)","noteIndex":0},"citationItems":[{"id":1670,"uris":["http://zotero.org/users/5904228/items/B9DUWEU7"],"itemData":{"id":1670,"type":"article-journal","abstract":"As important centres for biological diversity, aspen forests are essential to the function and aesthetics of montane ecosystems in western North America. Aspen stands are maintained by a nuanced relationship with wildfire, although in recent decades aspen mortality has increased. The need to understand the baseline environmental conditions that favour aspen is clear; however, long-term fire history reconstructions are rare due to the scarcity of natural archives in dry montane settings. Here, we analyse a high-resolution lake sediment record from southwestern, Utah, USA to quantify the compositional and burning conditions that promote stable (or seral) aspen forests. Our results show that aspen presence is negatively correlated with subalpine fir and that severe fires tend to promote persistent and diverse aspen ecosystems over centennial timescales. This information improves our understanding of aspen disturbance ecology and identifies the circumstances where critical transitions in montane forests may occur.","container-title":"Biology Letters","DOI":"10.1098/rsbl.2019.0011","issue":"6","note":"publisher: Royal Society","page":"20190011","source":"royalsocietypublishing-org.colorado.idm.oclc.org (Atypon)","title":"Stable or seral? Fire-driven alternative states in aspen forests of western North America","title-short":"Stable or seral?","volume":"15","author":[{"family":"Morris","given":"Jesse L."},{"family":"DeRose","given":"R. Justin"},{"family":"Brussel","given":"Thomas"},{"family":"Brewer","given":"Simon"},{"family":"Brunelle","given":"Andrea"},{"family":"Long","given":"James N."}],"issued":{"date-parts":[["2019",6,28]]}}},{"id":1618,"uris":["http://zotero.org/users/5904228/items/4N4R883L"],"itemData":{"id":1618,"type":"article-journal","abstract":"Quaking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(Morris et al., 2019;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Evidence points to fire weather and stand condition influencing the fire behavior</w:t>
      </w:r>
      <w:r w:rsidR="007430FD">
        <w:rPr>
          <w:rFonts w:ascii="Times New Roman" w:eastAsia="Times New Roman" w:hAnsi="Times New Roman" w:cs="Times New Roman"/>
        </w:rPr>
        <w:t xml:space="preserve"> in aspen</w:t>
      </w:r>
      <w:r w:rsidRPr="00860874">
        <w:rPr>
          <w:rFonts w:ascii="Times New Roman" w:eastAsia="Times New Roman" w:hAnsi="Times New Roman" w:cs="Times New Roman"/>
        </w:rPr>
        <w:t xml:space="preserve">, where even pure stands are likely to burn when the conditions align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{"citationID":"4zwiE0wQ","properties":{"formattedCitation":"(DeRose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007430FD">
        <w:rPr>
          <w:rFonts w:ascii="Times New Roman" w:eastAsia="Times New Roman" w:hAnsi="Times New Roman" w:cs="Times New Roman"/>
        </w:rPr>
        <w:t>However, w</w:t>
      </w:r>
      <w:r w:rsidRPr="00860874">
        <w:rPr>
          <w:rFonts w:ascii="Times New Roman" w:eastAsia="Times New Roman" w:hAnsi="Times New Roman" w:cs="Times New Roman"/>
        </w:rPr>
        <w:t xml:space="preserve">ith these potentially fire-moderating traits, aspen may offer a natural buffer, a so-called </w:t>
      </w:r>
      <w:r w:rsidRPr="00860874">
        <w:rPr>
          <w:rFonts w:ascii="Times New Roman" w:eastAsia="Times New Roman" w:hAnsi="Times New Roman" w:cs="Times New Roman"/>
          <w:i/>
        </w:rPr>
        <w:t>living fire break</w:t>
      </w:r>
      <w:r w:rsidRPr="00860874">
        <w:rPr>
          <w:rFonts w:ascii="Times New Roman" w:eastAsia="Times New Roman" w:hAnsi="Times New Roman" w:cs="Times New Roman"/>
        </w:rPr>
        <w:t xml:space="preserve">, to extreme fire intensity and severity. </w:t>
      </w:r>
      <w:r w:rsidR="00954837">
        <w:rPr>
          <w:rFonts w:ascii="Times New Roman" w:eastAsia="Times New Roman" w:hAnsi="Times New Roman" w:cs="Times New Roman"/>
        </w:rPr>
        <w:t>Despite this recognition</w:t>
      </w:r>
      <w:r w:rsidRPr="00860874">
        <w:rPr>
          <w:rFonts w:ascii="Times New Roman" w:eastAsia="Times New Roman" w:hAnsi="Times New Roman" w:cs="Times New Roman"/>
        </w:rPr>
        <w:t xml:space="preserve">, there remains a knowledge gap between management and scientific understanding of how, when, and where aspen moderates fire, especially relative to other forest types and during recent extreme fire activity at regional-to-continental scales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{"citationID":"OZCqgIpN","properties":{"formattedCitation":"(Nesbit et al., 2023)","plainCitation":"(Nesbit et al., 2023)","noteIndex":0},"citationItems":[{"id":2666,"uris":["http://zotero.org/users/5904228/items/YSZ2XGQZ"],"itemData":{"id":2666,"type":"article-journal","abstract":"Quaking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(Nesbit et al., 2023)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32A96DCD" w14:textId="3F171D27"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Widespread availability of satellite remote sensing data before, during, and after wildfires presents a unique opportunity to quantify the influence of aspen on wildfire </w:t>
      </w:r>
      <w:r w:rsidR="00EE33D0">
        <w:rPr>
          <w:rFonts w:ascii="Times New Roman" w:eastAsia="Times New Roman" w:hAnsi="Times New Roman" w:cs="Times New Roman"/>
        </w:rPr>
        <w:t>activity</w:t>
      </w:r>
      <w:r w:rsidRPr="00860874">
        <w:rPr>
          <w:rFonts w:ascii="Times New Roman" w:eastAsia="Times New Roman" w:hAnsi="Times New Roman" w:cs="Times New Roman"/>
        </w:rPr>
        <w:t xml:space="preserve"> across large spatial scales. Burn </w:t>
      </w:r>
      <w:r w:rsidRPr="00860874">
        <w:rPr>
          <w:rFonts w:ascii="Times New Roman" w:eastAsia="Times New Roman" w:hAnsi="Times New Roman" w:cs="Times New Roman"/>
        </w:rPr>
        <w:lastRenderedPageBreak/>
        <w:t xml:space="preserve">severity mapping, which is based on differences between pre- and post-fire multispectral imagery, is one of the most commonly applied uses of satellite remote sensing in fire ecology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{"citationID":"rY7ureiO","properties":{"formattedCitation":"(Szpakowski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(Szpakowski &amp; Jensen,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Satellite-based metrics of burn severity, such as the composite burn index (CBI), have been shown to correlate well with field-based measurements, enabling large-scale assessments of ecosystem impacts and their drivers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{"citationID":"M2IP4vFR","properties":{"formattedCitation":"(Parks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(Parks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tandem, active fire detection, which relies on middle-infrared (~ 4 µm) imagery, has become a crucial tool for monitoring global fire activity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{"citationID":"YzWK4PO4","properties":{"formattedCitation":"(Wooster et al., 2021)","plainCitation":"(Wooster et al., 2021)","noteIndex":0},"citationItems":[{"id":6072,"uris":["http://zotero.org/users/5904228/items/PG8R2MMF"],"itemData":{"id":6072,"type":"article-journal","abstract":"Landscape fire is a widespread, somewhat unpredictable phenomena that plays an important part in Earth's biogeochemical cycling. In many biomes worldwide fire also provides multiple ecological benefits, but in certain circumstances can also pose a risk to life and infrastructure, lead to net increases in atmospheric greenhouse gas concentrations, and to degradation in air quality and consequently human health. Accurate, timely and frequently updated information on landscape fire activity is essential to improve our understanding of the drivers and impacts of this form of biomass burning, as well as to aid fire management. This information can only be provided using satellite Earth Observation (EO) approaches, and remote sensing of active fire is one of the key techniques used. This form of EO is based on detecting the signature of the (mostly infrared) electromagnetic radiation emitted as biomass burns. Since the early 1980's, active fire (AF) remote sensing conducted using low Earth orbit (LEO) satellites has been deployed in certain regions of the world to map the location and timing of landscape fire occurrence, and from the early 2000's global-scale information updated multiple times per day has been easily available to all. Geostationary (GEO) satellites provide even higher frequency AF information, more than 100 times per day in some cases, and both LEO- and GEO-derived AF products now often include estimates of a fires characteristics, such as its fire radiative power (FRP) output, in addition to the fires detection. AF data provide information relevant to fire activity ongoing when the EO data were collected, and this can be delivered with very low latency times to support applications such as air quality forecasting. Here we summarize the history of achievements in the field of active fire remote sensing, review the physical basis of the approaches used, the nature of the AF detection and characterization techniques deployed, and highlight some of the key current capabilities and applications. Finally, we list some important developments we believe deserve focus in future years.","container-title":"Remote Sensing of Environment","DOI":"10.1016/j.rse.2021.112694","ISSN":"0034-4257","journalAbbreviation":"Remote Sensing of Environment","page":"112694","source":"ScienceDirect","title":"Satellite remote sensing of active fires: History and current status, applications and future requirements","title-short":"Satellite remote sensing of active fires","volume":"267","author":[{"family":"Wooster","given":"Martin J."},{"family":"Roberts","given":"Gareth J."},{"family":"Giglio","given":"Louis"},{"family":"Roy","given":"David P."},{"family":"Freeborn","given":"Patrick H"},{"family":"Boschetti","given":"Luigi"},{"family":"Justice","given":"Chris"},{"family":"Ichoku","given":"Charles"},{"family":"Schroeder","given":"Wilfrid"},{"family":"Davies","given":"Diane"},{"family":"Smith","given":"Alistair M. S."},{"family":"Setzer","given":"Alberto"},{"family":"Csiszar","given":"Ivan"},{"family":"Strydom","given":"Tercia"},{"family":"Frost","given":"Philip"},{"family":"Zhang","given":"Tianran"},{"family":"Xu","given":"Weidong"},{"family":"Jong","given":"Mark C","non-dropping-particle":"de"},{"family":"Johnston","given":"Joshua M."},{"family":"Ellison","given":"Luke"},{"family":"Vadrevu","given":"Krishna"},{"family":"Sparks","given":"Aaron M."},{"family":"Nguyen","given":"Hannah"},{"family":"McCarty","given":"Jessica"},{"family":"Tanpipat","given":"Veerachai"},{"family":"Schmidt","given":"Chris"},{"family":"San-Miguel-Ayanz","given":"Jesus"}],"issued":{"date-parts":[["2021",12,15]]}},"label":"page"}],"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(Wooster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Spectral radiance in the middle-infrared is used to calculate fire radiative power (FRP), which is a measure of the energy released by actively burning fires and is highly correlated with the rate of biomass consumption per unit time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{"citationID":"k7hLW9fM","properties":{"formattedCitation":"(Kaufman et al., 1998; Schroeder et al., 2010; Wooster et al., 2003)","plainCitation":"(Kaufman et al., 1998; Schroeder et al., 2010;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W."}],"issued":{"date-parts":[["1998"]]}},"label":"page"},{"id":6109,"uris":["http://zotero.org/users/5904228/items/P99ZMCR3"],"itemData":{"id":6109,"type":"article-journal","abstract":"Spaceborne instruments provide a unique view of global vegetation fire activity many times a day. In this study, we assessed the fire characterization information provided by two major products: the Terra and Aqua MODIS Thermal Anomalies product (MOD14 and MYD14, respectively) and the Wildfire Automated Biomass Burning Algorithm (WF_ABBA) product derived from GOES East Imager. Using higher spatial resolution imagery data from the Advanced Spaceborne Thermal Emission and Reflection Radiometer (ASTER) and Landsat Enhanced Thematic Mapper Plus (ETM+) instruments, we analyzed the characterization of subpixel fires detected by MOD14, MYD14, and WF_ABBA over parts of Brazilian Amazonia. Our results suggest that MODIS and GOES fire radiative power (FRP) estimates derived for individual fire-pixel clusters are subject to errors due to the effects of the point spread function of those instruments (underestimation of up to 75%), improper fire background characterization (overestimation of up to 80% assuming a 10 K cold bias in background temperature), and omission of small fire lines. Detection limits were approximately 11 and 9 MW for MOD14 and MYD14, respectively, and were equivalent to 27 and 19 MW for WF_ABBA data acquired coincidently with MOD14 and MYD14, respectively. We found a positive correlation between FRP and percentage tree cover indicating that FRP is sensitive to biomass density. Fire area and temperature estimates derived from the application of Dozier's (1981) approach to GOES data did not agree with our reference data (i.e., ASTER and ETM+ active fire masks and in situ fire temperature data), suggesting that large and variable errors could affect the retrieval of those parameters.","container-title":"Journal of Geophysical Research: Atmospheres","DOI":"10.1029/2009JD013769","ISSN":"2156-2202","issue":"D21","language":"en","license":"Copyright 2010 by the American Geophysical Union.","note":"_eprint: https://onlinelibrary.wiley.com/doi/pdf/10.1029/2009JD013769","source":"Wiley Online Library","title":"On the use of fire radiative power, area, and temperature estimates to characterize biomass burning via moderate to coarse spatial resolution remote sensing data in the Brazilian Amazon","URL":"https://onlinelibrary.wiley.com/doi/abs/10.1029/2009JD013769","volume":"115","author":[{"family":"Schroeder","given":"Wilfrid"},{"family":"Csiszar","given":"Ivan"},{"family":"Giglio","given":"Louis"},{"family":"Schmidt","given":"Christopher C."}],"accessed":{"date-parts":[["2024",11,14]]},"issued":{"date-parts":[["2010"]]}}},{"id":6095,"uris":["http://zotero.org/users/5904228/items/8YQKD2X6"],"itemData":{"id":6095,"type":"article-journal","abstract":"A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(Kaufman et al., 1998; Schroeder et al., 2010; Wooster et al., 2003)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Studies have applied FRP to, for example, track wildfire smoke emissions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{"citationID":"PGj0QMm8","properties":{"formattedCitation":"(Li et al., 2019, 2020)","plainCitation":"(Li et al., 2019, 2020)","noteIndex":0},"citationItems":[{"id":2084,"uris":["http://zotero.org/users/5904228/items/RZNDE2PV"],"itemData":{"id":2084,"type":"article-journal","abstract":"Biomass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007B2D51" w:rsidRPr="00860874">
        <w:rPr>
          <w:rFonts w:ascii="Cambria Math" w:hAnsi="Cambria Math" w:cs="Cambria Math"/>
        </w:rPr>
        <w:instrText>∼</w:instrText>
      </w:r>
      <w:r w:rsidR="007B2D51" w:rsidRPr="00860874">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P."},{"family":"Kondragunta","given":"Shobha"}],"issued":{"date-parts":[["2019",8,15]]}}},{"id":2088,"uris":["http://zotero.org/users/5904228/items/9JBEQ3K4"],"itemData":{"id":2088,"type":"article-journal","abstract":"Biomass burning plays a key role in the interaction between the atmosphere and the biosphere. The nearly two-decade-old Moderate Resolution Imaging Spectroradiometer (MODIS) active fire product provides critical information (e.g., fire radiative power or FRP) for characterizing fires and estimating smoke emissions. Due to limitations of sensing geometry, MODIS fire detection capability degrades at off-nadir angles and the sensor misses the observation of fires occurring inside its equatorial swath gaps. This study investigates missing MODIS FRP observations using the 375 m Visible Infrared Imaging Radiometer Suite (VIIRS) active fire data across Africa where fire occurs in the majority of vegetation-covered areas and significantly contributes to global biomass-burning emissions. We first examine the FRP relationship between the two sensors on a continental scale and in grids of seven different resolutions. We find that MODIS misses a considerable number of low-intensity fires across Africa, which results in the underestimation of daily MODIS FRP by at least 42.8% compared to VIIRS FRP. The underestimation of MODIS FRP varies largely with grid size and satellite view angle. Based on comparisons of grid-level FRP from the two sensors, adjustment models are established at seven resolutions from 0.05°–0.5° for mitigating the underestimation of MODIS grid FRP. Furthermore, the investigation of the effect of equatorial swath gaps on MODIS FRP observations reveals that swath gaps could lead to the underestimation of MODIS monthly summed FRP by 12.5%. The quantitative information of missing MODIS FRP helps to improve our understanding of potential uncertainties in the MODIS FRP based applications, especially emissions estimation.","container-title":"Remote Sensing","DOI":"10.3390/rs12101561","ISSN":"2072-4292","issue":"10","language":"en","license":"http://creativecommons.org/licenses/by/3.0/","note":"number: 10\npublisher: Multidisciplinary Digital Publishing Institute","page":"1561","source":"www.mdpi.com","title":"Biomass Burning in Africa: An Investigation of Fire Radiative Power Missed by MODIS Using the 375 m VIIRS Active Fire Product","title-short":"Biomass Burning in Africa","volume":"12","author":[{"family":"Li","given":"Fangjun"},{"family":"Zhang","given":"Xiaoyang"},{"family":"Kondragunta","given":"Shobha"}],"issued":{"date-parts":[["2020",1]]}}}],"schema":"https://github.com/citation-style-language/schema/raw/master/csl-citation.json"}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 et al., 2019,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investigate the relationship between energy released and fire size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{"citationID":"T5FsUOhZ","properties":{"formattedCitation":"(Laurent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(Laurent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as a proxy for fire intensity, FRP has been underutilized to assess the influence of forest composition and structure, fire weather, and landscape factors on fire activity. The harmonization of satellite-derived burn severity metrics such as CBI and fire intensity proxies like FRP alongside forest </w:t>
      </w:r>
      <w:r w:rsidR="00633C65">
        <w:rPr>
          <w:rFonts w:ascii="Times New Roman" w:eastAsia="Times New Roman" w:hAnsi="Times New Roman" w:cs="Times New Roman"/>
        </w:rPr>
        <w:t>inventories</w:t>
      </w:r>
      <w:r w:rsidRPr="00860874">
        <w:rPr>
          <w:rFonts w:ascii="Times New Roman" w:eastAsia="Times New Roman" w:hAnsi="Times New Roman" w:cs="Times New Roman"/>
        </w:rPr>
        <w:t xml:space="preserve"> is a promising approach to exploring these relationships.</w:t>
      </w:r>
    </w:p>
    <w:p w14:paraId="32A96DCE" w14:textId="3A8F5C9D"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To investigate the influence of aspen and other forest types on </w:t>
      </w:r>
      <w:r w:rsidR="00ED2CF7">
        <w:rPr>
          <w:rFonts w:ascii="Times New Roman" w:eastAsia="Times New Roman" w:hAnsi="Times New Roman" w:cs="Times New Roman"/>
        </w:rPr>
        <w:t>fire heat and burn severity</w:t>
      </w:r>
      <w:r w:rsidRPr="00860874">
        <w:rPr>
          <w:rFonts w:ascii="Times New Roman" w:eastAsia="Times New Roman" w:hAnsi="Times New Roman" w:cs="Times New Roman"/>
        </w:rPr>
        <w:t xml:space="preserve"> during recent (2017-2023) wildfires, we harmonized satellite-based </w:t>
      </w:r>
      <w:r w:rsidR="00E40406">
        <w:rPr>
          <w:rFonts w:ascii="Times New Roman" w:eastAsia="Times New Roman" w:hAnsi="Times New Roman" w:cs="Times New Roman"/>
        </w:rPr>
        <w:t>FRP</w:t>
      </w:r>
      <w:r w:rsidRPr="00860874">
        <w:rPr>
          <w:rFonts w:ascii="Times New Roman" w:eastAsia="Times New Roman" w:hAnsi="Times New Roman" w:cs="Times New Roman"/>
        </w:rPr>
        <w:t xml:space="preserve"> and </w:t>
      </w:r>
      <w:r w:rsidR="00E40406">
        <w:rPr>
          <w:rFonts w:ascii="Times New Roman" w:eastAsia="Times New Roman" w:hAnsi="Times New Roman" w:cs="Times New Roman"/>
        </w:rPr>
        <w:t>CBI</w:t>
      </w:r>
      <w:r w:rsidRPr="00860874">
        <w:rPr>
          <w:rFonts w:ascii="Times New Roman" w:eastAsia="Times New Roman" w:hAnsi="Times New Roman" w:cs="Times New Roman"/>
        </w:rPr>
        <w:t xml:space="preserve"> with imputed wall-to-wall forest inventory data derived from the United States Forest Service (USFS) Forest Inventory and Analysis (FIA) program. Using Bayesian spatial hierarchical modeling, we investigate three primary questions: (</w:t>
      </w:r>
      <w:r w:rsidRPr="00FC3022">
        <w:rPr>
          <w:rFonts w:ascii="Times New Roman" w:eastAsia="Times New Roman" w:hAnsi="Times New Roman" w:cs="Times New Roman"/>
          <w:b/>
          <w:bCs/>
        </w:rPr>
        <w:t>i</w:t>
      </w:r>
      <w:r w:rsidRPr="00860874">
        <w:rPr>
          <w:rFonts w:ascii="Times New Roman" w:eastAsia="Times New Roman" w:hAnsi="Times New Roman" w:cs="Times New Roman"/>
        </w:rPr>
        <w:t xml:space="preserve">) </w:t>
      </w:r>
      <w:r w:rsidR="0067063B">
        <w:rPr>
          <w:rFonts w:ascii="Times New Roman" w:eastAsia="Times New Roman" w:hAnsi="Times New Roman" w:cs="Times New Roman"/>
        </w:rPr>
        <w:t xml:space="preserve">how do dominant forest </w:t>
      </w:r>
      <w:r w:rsidR="00DE4786">
        <w:rPr>
          <w:rFonts w:ascii="Times New Roman" w:eastAsia="Times New Roman" w:hAnsi="Times New Roman" w:cs="Times New Roman"/>
        </w:rPr>
        <w:t xml:space="preserve">types influence FRP and CBI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w:t>
      </w:r>
      <w:r w:rsidRPr="00FC3022">
        <w:rPr>
          <w:rFonts w:ascii="Times New Roman" w:eastAsia="Times New Roman" w:hAnsi="Times New Roman" w:cs="Times New Roman"/>
          <w:b/>
          <w:bCs/>
        </w:rPr>
        <w:t>ii</w:t>
      </w:r>
      <w:r w:rsidRPr="00860874">
        <w:rPr>
          <w:rFonts w:ascii="Times New Roman" w:eastAsia="Times New Roman" w:hAnsi="Times New Roman" w:cs="Times New Roman"/>
        </w:rPr>
        <w:t>) how do</w:t>
      </w:r>
      <w:r w:rsidR="00DE4786">
        <w:rPr>
          <w:rFonts w:ascii="Times New Roman" w:eastAsia="Times New Roman" w:hAnsi="Times New Roman" w:cs="Times New Roman"/>
        </w:rPr>
        <w:t>es</w:t>
      </w:r>
      <w:r w:rsidR="00EC7C1D">
        <w:rPr>
          <w:rFonts w:ascii="Times New Roman" w:eastAsia="Times New Roman" w:hAnsi="Times New Roman" w:cs="Times New Roman"/>
        </w:rPr>
        <w:t xml:space="preserve"> forest</w:t>
      </w:r>
      <w:r w:rsidR="00DE4786">
        <w:rPr>
          <w:rFonts w:ascii="Times New Roman" w:eastAsia="Times New Roman" w:hAnsi="Times New Roman" w:cs="Times New Roman"/>
        </w:rPr>
        <w:t xml:space="preserve"> composition and structure, such as </w:t>
      </w:r>
      <w:r w:rsidR="0061754A">
        <w:rPr>
          <w:rFonts w:ascii="Times New Roman" w:eastAsia="Times New Roman" w:hAnsi="Times New Roman" w:cs="Times New Roman"/>
        </w:rPr>
        <w:t xml:space="preserve">forest canopy cover, </w:t>
      </w:r>
      <w:r w:rsidRPr="00860874">
        <w:rPr>
          <w:rFonts w:ascii="Times New Roman" w:eastAsia="Times New Roman" w:hAnsi="Times New Roman" w:cs="Times New Roman"/>
        </w:rPr>
        <w:t>live basal area, tree height and diameter</w:t>
      </w:r>
      <w:r w:rsidR="00F92082">
        <w:rPr>
          <w:rFonts w:ascii="Times New Roman" w:eastAsia="Times New Roman" w:hAnsi="Times New Roman" w:cs="Times New Roman"/>
        </w:rPr>
        <w:t>,</w:t>
      </w:r>
      <w:r w:rsidRPr="00860874">
        <w:rPr>
          <w:rFonts w:ascii="Times New Roman" w:eastAsia="Times New Roman" w:hAnsi="Times New Roman" w:cs="Times New Roman"/>
        </w:rPr>
        <w:t xml:space="preserve"> influence </w:t>
      </w:r>
      <w:r w:rsidR="00C86677">
        <w:rPr>
          <w:rFonts w:ascii="Times New Roman" w:eastAsia="Times New Roman" w:hAnsi="Times New Roman" w:cs="Times New Roman"/>
        </w:rPr>
        <w:t>FRP and CBI</w:t>
      </w:r>
      <w:r w:rsidRPr="00860874">
        <w:rPr>
          <w:rFonts w:ascii="Times New Roman" w:eastAsia="Times New Roman" w:hAnsi="Times New Roman" w:cs="Times New Roman"/>
        </w:rPr>
        <w:t>; and (</w:t>
      </w:r>
      <w:r w:rsidRPr="00FC3022">
        <w:rPr>
          <w:rFonts w:ascii="Times New Roman" w:eastAsia="Times New Roman" w:hAnsi="Times New Roman" w:cs="Times New Roman"/>
          <w:b/>
          <w:bCs/>
        </w:rPr>
        <w:t>iii</w:t>
      </w:r>
      <w:r w:rsidRPr="00860874">
        <w:rPr>
          <w:rFonts w:ascii="Times New Roman" w:eastAsia="Times New Roman" w:hAnsi="Times New Roman" w:cs="Times New Roman"/>
        </w:rPr>
        <w:t xml:space="preserve">) where aspen co-occurs with other forest </w:t>
      </w:r>
      <w:r w:rsidR="00C86677">
        <w:rPr>
          <w:rFonts w:ascii="Times New Roman" w:eastAsia="Times New Roman" w:hAnsi="Times New Roman" w:cs="Times New Roman"/>
        </w:rPr>
        <w:t>types</w:t>
      </w:r>
      <w:r w:rsidRPr="00860874">
        <w:rPr>
          <w:rFonts w:ascii="Times New Roman" w:eastAsia="Times New Roman" w:hAnsi="Times New Roman" w:cs="Times New Roman"/>
        </w:rPr>
        <w:t xml:space="preserve">, how does its dominance, measured as the proportion of live basal area, influence FRP and CBI both with and without mediating effects of fire weather. To account for landscape and climatic </w:t>
      </w:r>
      <w:r w:rsidR="0083256F">
        <w:rPr>
          <w:rFonts w:ascii="Times New Roman" w:eastAsia="Times New Roman" w:hAnsi="Times New Roman" w:cs="Times New Roman"/>
        </w:rPr>
        <w:t>effects</w:t>
      </w:r>
      <w:r w:rsidR="00B2098B">
        <w:rPr>
          <w:rFonts w:ascii="Times New Roman" w:eastAsia="Times New Roman" w:hAnsi="Times New Roman" w:cs="Times New Roman"/>
        </w:rPr>
        <w:t xml:space="preserve"> on fire activity</w:t>
      </w:r>
      <w:r w:rsidRPr="00860874">
        <w:rPr>
          <w:rFonts w:ascii="Times New Roman" w:eastAsia="Times New Roman" w:hAnsi="Times New Roman" w:cs="Times New Roman"/>
        </w:rPr>
        <w:t xml:space="preserve">, we include </w:t>
      </w:r>
      <w:r w:rsidR="0083256F">
        <w:rPr>
          <w:rFonts w:ascii="Times New Roman" w:eastAsia="Times New Roman" w:hAnsi="Times New Roman" w:cs="Times New Roman"/>
        </w:rPr>
        <w:t>variables</w:t>
      </w:r>
      <w:r w:rsidRPr="00860874">
        <w:rPr>
          <w:rFonts w:ascii="Times New Roman" w:eastAsia="Times New Roman" w:hAnsi="Times New Roman" w:cs="Times New Roman"/>
        </w:rPr>
        <w:t xml:space="preserve"> describing </w:t>
      </w:r>
      <w:r w:rsidR="00B2098B">
        <w:rPr>
          <w:rFonts w:ascii="Times New Roman" w:eastAsia="Times New Roman" w:hAnsi="Times New Roman" w:cs="Times New Roman"/>
        </w:rPr>
        <w:t xml:space="preserve">the </w:t>
      </w:r>
      <w:r w:rsidRPr="00860874">
        <w:rPr>
          <w:rFonts w:ascii="Times New Roman" w:eastAsia="Times New Roman" w:hAnsi="Times New Roman" w:cs="Times New Roman"/>
        </w:rPr>
        <w:t xml:space="preserve">topography and fire </w:t>
      </w:r>
      <w:r w:rsidR="00F11400">
        <w:rPr>
          <w:rFonts w:ascii="Times New Roman" w:eastAsia="Times New Roman" w:hAnsi="Times New Roman" w:cs="Times New Roman"/>
        </w:rPr>
        <w:t xml:space="preserve">weather. </w:t>
      </w:r>
      <w:r w:rsidR="006C2219">
        <w:rPr>
          <w:rFonts w:ascii="Times New Roman" w:eastAsia="Times New Roman" w:hAnsi="Times New Roman" w:cs="Times New Roman"/>
        </w:rPr>
        <w:t>Given</w:t>
      </w:r>
      <w:r w:rsidRPr="00860874">
        <w:rPr>
          <w:rFonts w:ascii="Times New Roman" w:eastAsia="Times New Roman" w:hAnsi="Times New Roman" w:cs="Times New Roman"/>
        </w:rPr>
        <w:t xml:space="preserve"> the spatial-temporal dependence of wildfires, we </w:t>
      </w:r>
      <w:r w:rsidR="00B2098B">
        <w:rPr>
          <w:rFonts w:ascii="Times New Roman" w:eastAsia="Times New Roman" w:hAnsi="Times New Roman" w:cs="Times New Roman"/>
        </w:rPr>
        <w:t xml:space="preserve">also </w:t>
      </w:r>
      <w:r w:rsidRPr="00860874">
        <w:rPr>
          <w:rFonts w:ascii="Times New Roman" w:eastAsia="Times New Roman" w:hAnsi="Times New Roman" w:cs="Times New Roman"/>
        </w:rPr>
        <w:t xml:space="preserve">include random effects for day-of-burn and a </w:t>
      </w:r>
      <w:r w:rsidR="001406C3">
        <w:rPr>
          <w:rFonts w:ascii="Times New Roman" w:eastAsia="Times New Roman" w:hAnsi="Times New Roman" w:cs="Times New Roman"/>
        </w:rPr>
        <w:t>structured</w:t>
      </w:r>
      <w:r w:rsidR="00CE6B15">
        <w:rPr>
          <w:rFonts w:ascii="Times New Roman" w:eastAsia="Times New Roman" w:hAnsi="Times New Roman" w:cs="Times New Roman"/>
        </w:rPr>
        <w:t xml:space="preserve"> </w:t>
      </w:r>
      <w:r w:rsidRPr="00860874">
        <w:rPr>
          <w:rFonts w:ascii="Times New Roman" w:eastAsia="Times New Roman" w:hAnsi="Times New Roman" w:cs="Times New Roman"/>
        </w:rPr>
        <w:t>spatial model, uncovering the landscape patterns of FRP and CBI. The results of this study have important implications for management of aspen and other common forest types in the context of fire intensity and burn severity in the Southern Rockies. We also highlight a novel application of satellite-derived FRP</w:t>
      </w:r>
      <w:r w:rsidR="003C32A0">
        <w:rPr>
          <w:rFonts w:ascii="Times New Roman" w:eastAsia="Times New Roman" w:hAnsi="Times New Roman" w:cs="Times New Roman"/>
        </w:rPr>
        <w:t xml:space="preserve"> as a proxy for fire intensity</w:t>
      </w:r>
      <w:r w:rsidRPr="00860874">
        <w:rPr>
          <w:rFonts w:ascii="Times New Roman" w:eastAsia="Times New Roman" w:hAnsi="Times New Roman" w:cs="Times New Roman"/>
        </w:rPr>
        <w:t xml:space="preserve"> to investigate the biotic and abiotic controls and spatial patterns</w:t>
      </w:r>
      <w:r w:rsidR="00EF028E">
        <w:rPr>
          <w:rFonts w:ascii="Times New Roman" w:eastAsia="Times New Roman" w:hAnsi="Times New Roman" w:cs="Times New Roman"/>
        </w:rPr>
        <w:t xml:space="preserve"> of </w:t>
      </w:r>
      <w:r w:rsidR="00443A65">
        <w:rPr>
          <w:rFonts w:ascii="Times New Roman" w:eastAsia="Times New Roman" w:hAnsi="Times New Roman" w:cs="Times New Roman"/>
        </w:rPr>
        <w:t>fire heat</w:t>
      </w:r>
      <w:r w:rsidRPr="00860874">
        <w:rPr>
          <w:rFonts w:ascii="Times New Roman" w:eastAsia="Times New Roman" w:hAnsi="Times New Roman" w:cs="Times New Roman"/>
        </w:rPr>
        <w:t>. These methods can be applied across large geographic regions to answer a variety of important questions related to forest and fire management.</w:t>
      </w:r>
    </w:p>
    <w:p w14:paraId="32A96DCF" w14:textId="37420D3C" w:rsidR="00475F04" w:rsidRPr="00860874" w:rsidRDefault="00366BAA">
      <w:pPr>
        <w:pStyle w:val="Heading1"/>
        <w:numPr>
          <w:ilvl w:val="0"/>
          <w:numId w:val="2"/>
        </w:numPr>
        <w:spacing w:before="120" w:after="120"/>
        <w:ind w:left="360"/>
      </w:pPr>
      <w:bookmarkStart w:id="5" w:name="_6tf3oxfbt190" w:colFirst="0" w:colLast="0"/>
      <w:bookmarkEnd w:id="5"/>
      <w:r>
        <w:t xml:space="preserve">Materials and </w:t>
      </w:r>
      <w:r w:rsidRPr="00860874">
        <w:t>Methods</w:t>
      </w:r>
    </w:p>
    <w:p w14:paraId="32A96DD0" w14:textId="7F9EFF17" w:rsidR="00475F04" w:rsidRPr="00860874" w:rsidRDefault="003B4489" w:rsidP="007E63CB">
      <w:pPr>
        <w:pStyle w:val="Heading2"/>
      </w:pPr>
      <w:bookmarkStart w:id="6" w:name="_bduovb9248nf" w:colFirst="0" w:colLast="0"/>
      <w:bookmarkEnd w:id="6"/>
      <w:r w:rsidRPr="00860874">
        <w:t xml:space="preserve">2.1. Study </w:t>
      </w:r>
      <w:r w:rsidR="00366BAA">
        <w:t>System</w:t>
      </w:r>
      <w:r w:rsidRPr="00860874">
        <w:t xml:space="preserve"> and </w:t>
      </w:r>
      <w:r w:rsidRPr="007E63CB">
        <w:t>Wildfire</w:t>
      </w:r>
      <w:r w:rsidRPr="00860874">
        <w:t xml:space="preserve"> Census</w:t>
      </w:r>
    </w:p>
    <w:p w14:paraId="32A96DD2" w14:textId="4968947C" w:rsidR="00475F0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The Southern Rockies includes portions of southern Wyoming, central and western Colorado, and northern New Mexico. Aspen is the dominant deciduous forest </w:t>
      </w:r>
      <w:r w:rsidR="008B0228">
        <w:rPr>
          <w:rFonts w:ascii="Times New Roman" w:eastAsia="Times New Roman" w:hAnsi="Times New Roman" w:cs="Times New Roman"/>
        </w:rPr>
        <w:t>type</w:t>
      </w:r>
      <w:r w:rsidRPr="00860874">
        <w:rPr>
          <w:rFonts w:ascii="Times New Roman" w:eastAsia="Times New Roman" w:hAnsi="Times New Roman" w:cs="Times New Roman"/>
        </w:rPr>
        <w:t xml:space="preserve">, encompassing an estimated </w:t>
      </w:r>
      <w:r w:rsidR="00F16960">
        <w:rPr>
          <w:rFonts w:ascii="Times New Roman" w:eastAsia="Times New Roman" w:hAnsi="Times New Roman" w:cs="Times New Roman"/>
        </w:rPr>
        <w:t>9,</w:t>
      </w:r>
      <w:r w:rsidR="007B4C5F">
        <w:rPr>
          <w:rFonts w:ascii="Times New Roman" w:eastAsia="Times New Roman" w:hAnsi="Times New Roman" w:cs="Times New Roman"/>
        </w:rPr>
        <w:t>482 km</w:t>
      </w:r>
      <w:r w:rsidR="007B4C5F" w:rsidRPr="007B4C5F">
        <w:rPr>
          <w:rFonts w:ascii="Times New Roman" w:eastAsia="Times New Roman" w:hAnsi="Times New Roman" w:cs="Times New Roman"/>
          <w:vertAlign w:val="superscript"/>
        </w:rPr>
        <w:t>2</w:t>
      </w:r>
      <w:r w:rsidR="00893111">
        <w:rPr>
          <w:rFonts w:ascii="Times New Roman" w:eastAsia="Times New Roman" w:hAnsi="Times New Roman" w:cs="Times New Roman"/>
        </w:rPr>
        <w:t xml:space="preserve">, </w:t>
      </w:r>
      <w:r w:rsidR="007B4C5F">
        <w:rPr>
          <w:rFonts w:ascii="Times New Roman" w:eastAsia="Times New Roman" w:hAnsi="Times New Roman" w:cs="Times New Roman"/>
        </w:rPr>
        <w:t>7.4</w:t>
      </w:r>
      <w:r w:rsidRPr="00860874">
        <w:rPr>
          <w:rFonts w:ascii="Times New Roman" w:eastAsia="Times New Roman" w:hAnsi="Times New Roman" w:cs="Times New Roman"/>
        </w:rPr>
        <w:t xml:space="preserve">% of </w:t>
      </w:r>
      <w:r w:rsidR="007B4C5F">
        <w:rPr>
          <w:rFonts w:ascii="Times New Roman" w:eastAsia="Times New Roman" w:hAnsi="Times New Roman" w:cs="Times New Roman"/>
        </w:rPr>
        <w:t>total land</w:t>
      </w:r>
      <w:r w:rsidRPr="00860874">
        <w:rPr>
          <w:rFonts w:ascii="Times New Roman" w:eastAsia="Times New Roman" w:hAnsi="Times New Roman" w:cs="Times New Roman"/>
        </w:rPr>
        <w:t xml:space="preserve"> area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{"citationID":"UMTB9ndI","properties":{"formattedCitation":"(Cook et al., 2024)","plainCitation":"(Cook et al., 2024)","noteIndex":0},"citationItems":[{"id":4824,"uris":["http://zotero.org/users/5904228/items/V8F6MPHU"],"itemData":{"id":4824,"type":"article-journal","abstract":"Quaking aspen is an important deciduous tree species across interior western U.S. forests. Existing maps of aspen distribution are based on Landsat imagery and often miss small stands (&lt;0.09 ha or 30 m2), which rapidly regrow when managed or following disturbance. In this study, we present methods for deriving a new regional map of aspen forests using one year of Sentinel-1 (S1) and Sentinel-2 (S2) imagery in Google Earth Engine. Using observed annual phenology of aspen across the Southern Rockies and leveraging the frequent temporal resolution of S1 and S2, ecologically relevant seasonal imagery composites were developed. We derived spectral indices and radar textural features targeting the canopy structure, moisture, and chlorophyll content. Using spatial block cross-validation and Random Forests, we assessed the accuracy of different scenarios and selected the best-performing set of features for classification. Comparisons were then made with existing landcover products across the study region. The resulting map improves on existing products in both accuracy (0.93 average F1-score) and detection of smaller forest patches. These methods enable accurate mapping at spatial and temporal scales relevant to forest management for one of the most widely distributed tree species in North America.","container-title":"Remote Sensing","DOI":"10.3390/rs16091619","ISSN":"2072-4292","issue":"9","language":"en","license":"http://creativecommons.org/licenses/by/3.0/","note":"number: 9\npublisher: Multidisciplinary Digital Publishing Institute","page":"1619","source":"www.mdpi.com","title":"Mapping Quaking Aspen Using Seasonal Sentinel-1 and Sentinel-2 Composite Imagery across the Southern Rockies, USA","volume":"16","author":[{"family":"Cook","given":"Maxwell"},{"family":"Chapman","given":"Teresa"},{"family":"Hart","given":"Sarah"},{"family":"Paudel","given":"Asha"},{"family":"Balch","given":"Jennifer"}],"issued":{"date-parts":[["2024",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(Cook et al., 2024)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this region, aspen co-occurs with </w:t>
      </w:r>
      <w:r w:rsidR="00746955">
        <w:rPr>
          <w:rFonts w:ascii="Times New Roman" w:eastAsia="Times New Roman" w:hAnsi="Times New Roman" w:cs="Times New Roman"/>
        </w:rPr>
        <w:t>all</w:t>
      </w:r>
      <w:r w:rsidRPr="00860874">
        <w:rPr>
          <w:rFonts w:ascii="Times New Roman" w:eastAsia="Times New Roman" w:hAnsi="Times New Roman" w:cs="Times New Roman"/>
        </w:rPr>
        <w:t xml:space="preserve"> major forest type</w:t>
      </w:r>
      <w:r w:rsidR="00746955">
        <w:rPr>
          <w:rFonts w:ascii="Times New Roman" w:eastAsia="Times New Roman" w:hAnsi="Times New Roman" w:cs="Times New Roman"/>
        </w:rPr>
        <w:t>s</w:t>
      </w:r>
      <w:r w:rsidRPr="00860874">
        <w:rPr>
          <w:rFonts w:ascii="Times New Roman" w:eastAsia="Times New Roman" w:hAnsi="Times New Roman" w:cs="Times New Roman"/>
        </w:rPr>
        <w:t xml:space="preserve"> including ponderosa mixed-conifer, lodgepole, and </w:t>
      </w:r>
      <w:r w:rsidR="00156341">
        <w:rPr>
          <w:rFonts w:ascii="Times New Roman" w:eastAsia="Times New Roman" w:hAnsi="Times New Roman" w:cs="Times New Roman"/>
        </w:rPr>
        <w:t>spruce-fir</w:t>
      </w:r>
      <w:r w:rsidR="007471D1">
        <w:rPr>
          <w:rFonts w:ascii="Times New Roman" w:eastAsia="Times New Roman" w:hAnsi="Times New Roman" w:cs="Times New Roman"/>
        </w:rPr>
        <w:t xml:space="preserve">, </w:t>
      </w:r>
      <w:r w:rsidRPr="00860874">
        <w:rPr>
          <w:rFonts w:ascii="Times New Roman" w:eastAsia="Times New Roman" w:hAnsi="Times New Roman" w:cs="Times New Roman"/>
        </w:rPr>
        <w:t xml:space="preserve">and across a wide range of elevation and site conditions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{"citationID":"r1yLaNuz","properties":{"formattedCitation":"(Bartos, 2001)","plainCitation":"(Bartos, 2001)","noteIndex":0},"citationItems":[{"id":1639,"uris":["http://zotero.org/users/5904228/items/RIJM4PX3"],"itemData":{"id":1639,"type":"article-journal","abstract":"Quaking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(Bartos, 2001)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collected a census of recent (2017-2023) wildfire events from the ICS-209-PLUS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{"citationID":"OeghPU5T","properties":{"formattedCitation":"(St. Denis et al., 2023; updated through 2023)","plainCitation":"(St. Denis et al., 2023; updated through 2023)","noteIndex":0},"citationItems":[{"id":2646,"uris":["http://zotero.org/users/5904228/items/SBZ43GWJ"],"itemData":{"id":2646,"type":"article-journal","abstract":"This paper describes a dataset mined from the public archive (1999–2020) of the US National Incident Management System Incident Status Summary (ICS-209) forms (a total of 187,160 reports for 35,170 incidents, including 34,478 wildland fires). This system captures detailed daily/regular information on incident development and response, including social and economic impacts. Most (98.4%) reports are wildland fire-related, with other incident types including hurricane, hazardous materials, flood, tornado, search and rescue, civil unrest, and winter storms. The archive, although publicly available, has been difficult to use for research due to multiple record formats, inconsistent data entry, and no clean pathway from individual reports to high-level incident analysis. Here, we describe the open-source, reproducible methods used to produce a science-grade version of the data, including formal connections made to other published wildland fire data products. Among other applications, this integrated and spatially augmented dataset enables exploration of the daily progression of the most costly, damaging, and deadly environmental-hazard events in recent US history.","container-title":"Scientific Data","DOI":"10.1038/s41597-023-01955-0","ISSN":"2052-4463","issue":"1","journalAbbreviation":"Sci Data","language":"en","license":"2023 The Author(s)","note":"number: 1\npublisher: Nature Publishing Group","page":"112","source":"www.nature.com","title":"All-hazards dataset mined from the US National Incident Management System 1999–2020","volume":"10","author":[{"family":"St. Denis","given":"Lise A."},{"family":"Short","given":"Karen C."},{"family":"McConnell","given":"Kathryn"},{"family":"Cook","given":"Maxwell C."},{"family":"Mietkiewicz","given":"Nathan P."},{"family":"Buckland","given":"Mollie"},{"family":"Balch","given":"Jennifer K."}],"issued":{"date-parts":[["2023",2,24]]}},"suffix":"; updated through 2023"}],"schema":"https://github.com/citation-style-language/schema/raw/master/csl-citation.json"}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(St. Denis et al., 2023; updated through 2023)</w:t>
      </w:r>
      <w:r w:rsidRPr="00860874">
        <w:rPr>
          <w:rFonts w:ascii="Times New Roman" w:hAnsi="Times New Roman" w:cs="Times New Roman"/>
        </w:rPr>
        <w:fldChar w:fldCharType="end"/>
      </w:r>
      <w:r w:rsidRPr="00860874">
        <w:rPr>
          <w:rFonts w:ascii="Times New Roman" w:eastAsia="Times New Roman" w:hAnsi="Times New Roman" w:cs="Times New Roman"/>
        </w:rPr>
        <w:t>. Since 2017, 113 wildfires burned approximately 1.68M acres including five large events (&gt;100k acres)</w:t>
      </w:r>
      <w:r w:rsidR="00112404">
        <w:rPr>
          <w:rFonts w:ascii="Times New Roman" w:eastAsia="Times New Roman" w:hAnsi="Times New Roman" w:cs="Times New Roman"/>
        </w:rPr>
        <w:t>:</w:t>
      </w:r>
      <w:r w:rsidRPr="00860874">
        <w:rPr>
          <w:rFonts w:ascii="Times New Roman" w:eastAsia="Times New Roman" w:hAnsi="Times New Roman" w:cs="Times New Roman"/>
        </w:rPr>
        <w:t xml:space="preserve"> Calf Canyon / Hermit’s Peak (New Mexico, 2022), East Troublesome (Colorado, 2020), Cameron Peak (Colorado, 2020), Mullen (Colorado/Wyoming, 2020) and Spring Creek (Colorado, 2018). Where possible, we obtained fire perimeters from the Monitoring Trends in Burn Severity</w:t>
      </w:r>
      <w:r w:rsidR="00A52B1D">
        <w:rPr>
          <w:rFonts w:ascii="Times New Roman" w:eastAsia="Times New Roman" w:hAnsi="Times New Roman" w:cs="Times New Roman"/>
        </w:rPr>
        <w:t xml:space="preserve"> </w:t>
      </w:r>
      <w:r w:rsidR="0021574D">
        <w:rPr>
          <w:rFonts w:ascii="Times New Roman" w:eastAsia="Times New Roman" w:hAnsi="Times New Roman" w:cs="Times New Roman"/>
        </w:rPr>
        <w:fldChar w:fldCharType="begin"/>
      </w:r>
      <w:r w:rsidR="002411CB">
        <w:rPr>
          <w:rFonts w:ascii="Times New Roman" w:eastAsia="Times New Roman" w:hAnsi="Times New Roman" w:cs="Times New Roman"/>
        </w:rPr>
        <w:instrText xml:space="preserve"> ADDIN ZOTERO_ITEM CSL_CITATION {"citationID":"2zOras1P","properties":{"formattedCitation":"(MTBS; Eidenshink et al., 2007)","plainCitation":"(MTBS; Eidenshink et al., 2007)","noteIndex":0},"citationItems":[{"id":4048,"uris":["http://zotero.org/users/5904228/items/L9AGCSDV"],"itemData":{"id":4048,"type":"article-journal","abstract":"Elected officials and leaders of environmental agencies need information about the effects of large wildfires in order to set policy and make management decisions. Recently, the Wildland Fire Leadership Council (WFLC), which implements and coordinates the National Fire Plan (NFP) and Federal Wildland Fire Management Policies (National Fire Plan 2004), adopted a strategy to monitor the effectiveness of the National Fire Plan and the Healthy Forests Restoration Act (HFRA). One component of this strategy is to assess the environmental impacts of large wildland fires and identify the trends of burn severity on all lands across the United States. To that end, WFLC has sponsored a six-year project, Monitoring Trends in Burn Severity (MTBS), which requires the U.S. Department of Agriculture Forest Service (USDA-FS) and the U.S. Geological Survey (USGS) to map and assess the burn severity for all large current and historical fires. Using Landsat data and the differenced Normalized Burn Ratio (dNBR) algorithm, the USGS Center for Earth Resources Observation and Science (EROS) and USDA-FS Remote Sensing Applications Center will map burn severity of all fires since 1984 greater than 202 ha (500 ac) in the east, and 404 ha (1,000 ac) in the west. The number of historical fires from this period combined with current fires occurring during the course of the project will exceed 9,000. The MTBS project will generate burn severity data, maps, and reports, which will be available for use at local, state, and national levels to evaluate trends in burn severity and help develop and assess the effectiveness of land management decisions. Additionally, the information developed will provide a baseline from which to monitor the recovery and health of fire-affected landscapes over time. Spatial and tabular data quantifying burn severity will augment existing information used to estimate risk associated with a range of current and future resource threats. The annual report of 2004 fires has been completed. All data and results will be distributed to the public on a Web site.","container-title":"Fire Ecology","DOI":"10.4996/fireecology.0301003","ISSN":"1933-9747","issue":"1","journalAbbreviation":"fire ecol","language":"en","license":"2007 The Author(s)","note":"number: 1\npublisher: SpringerOpen","page":"3-21","source":"fireecology.springeropen.com","title":"A Project for Monitoring Trends in Burn Severity","volume":"3","author":[{"family":"Eidenshink","given":"Jeff"},{"family":"Schwind","given":"Brian"},{"family":"Brewer","given":"Ken"},{"family":"Zhu","given":"Zhi-Liang"},{"family":"Quayle","given":"Brad"},{"family":"Howard","given":"Stephen"}],"issued":{"date-parts":[["2007",6]]}},"prefix":"MTBS; "}],"schema":"https://github.com/citation-style-language/schema/raw/master/csl-citation.json"} </w:instrText>
      </w:r>
      <w:r w:rsidR="0021574D">
        <w:rPr>
          <w:rFonts w:ascii="Times New Roman" w:eastAsia="Times New Roman" w:hAnsi="Times New Roman" w:cs="Times New Roman"/>
        </w:rPr>
        <w:fldChar w:fldCharType="separate"/>
      </w:r>
      <w:r w:rsidR="002411CB">
        <w:rPr>
          <w:rFonts w:ascii="Times New Roman" w:eastAsia="Times New Roman" w:hAnsi="Times New Roman" w:cs="Times New Roman"/>
          <w:noProof/>
        </w:rPr>
        <w:t>(MTBS; Eidenshink et al., 2007)</w:t>
      </w:r>
      <w:r w:rsidR="0021574D">
        <w:rPr>
          <w:rFonts w:ascii="Times New Roman" w:eastAsia="Times New Roman" w:hAnsi="Times New Roman" w:cs="Times New Roman"/>
        </w:rPr>
        <w:fldChar w:fldCharType="end"/>
      </w:r>
      <w:r w:rsidRPr="00860874">
        <w:rPr>
          <w:rFonts w:ascii="Times New Roman" w:eastAsia="Times New Roman" w:hAnsi="Times New Roman" w:cs="Times New Roman"/>
        </w:rPr>
        <w:t xml:space="preserve"> using the </w:t>
      </w:r>
      <w:r w:rsidR="0067691B">
        <w:rPr>
          <w:rFonts w:ascii="Times New Roman" w:eastAsia="Times New Roman" w:hAnsi="Times New Roman" w:cs="Times New Roman"/>
        </w:rPr>
        <w:t xml:space="preserve">link </w:t>
      </w:r>
      <w:r w:rsidR="0067691B">
        <w:rPr>
          <w:rFonts w:ascii="Times New Roman" w:eastAsia="Times New Roman" w:hAnsi="Times New Roman" w:cs="Times New Roman"/>
        </w:rPr>
        <w:lastRenderedPageBreak/>
        <w:t xml:space="preserve">to </w:t>
      </w:r>
      <w:r w:rsidR="002411CB">
        <w:rPr>
          <w:rFonts w:ascii="Times New Roman" w:eastAsia="Times New Roman" w:hAnsi="Times New Roman" w:cs="Times New Roman"/>
        </w:rPr>
        <w:t xml:space="preserve">MTBS </w:t>
      </w:r>
      <w:r w:rsidRPr="00860874">
        <w:rPr>
          <w:rFonts w:ascii="Times New Roman" w:eastAsia="Times New Roman" w:hAnsi="Times New Roman" w:cs="Times New Roman"/>
        </w:rPr>
        <w:t xml:space="preserve">in the ICS-209-PLUS database. For fire events without an MTBS identifier, we gathered perimeter data from FIRED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{"citationID":"314oJkJA","properties":{"formattedCitation":"(Balch et al., 2020)","plainCitation":"(Balch et al., 2020)","noteIndex":0},"citationItems":[{"id":1719,"uris":["http://zotero.org/users/5904228/items/8TXZXKYC"],"itemData":{"id":1719,"type":"article-journal","abstract":"Harnessing the fire data revolution, i.e., the abundance of information from satellites, government records, social media, and human health sources, now requires complex and challenging data integration approaches. Defining fire events is key to that effort. In order to understand the spatial and temporal characteristics of fire, or the classic fire regime concept, we need to critically define fire events from remote sensing data. Events, fundamentally a geographic concept with delineated spatial and temporal boundaries around a specific phenomenon that is homogenous in some property, are key to understanding fire regimes and more importantly how they are changing. Here, we describe Fire Events Delineation (FIRED), an event-delineation algorithm, that has been used to derive fire events (N = 51,871) from the MODIS MCD64 burned area product for the coterminous US (CONUS) from January 2001 to May 2019. The optimized spatial and temporal parameters to cluster burned area pixels into events were an 11-day window and a 5-pixel (2315 m) distance, when optimized against 13,741 wildfire perimeters in the CONUS from the Monitoring Trends in Burn Severity record. The linear relationship between the size of individual FIRED and Monitoring Trends in Burn Severity (MTBS) events for the CONUS was strong (R2 = 0.92 for all events). Importantly, this algorithm is open-source and flexible, allowing the end user to modify the spatio-temporal threshold or even the underlying algorithm approach as they see fit. We expect the optimized criteria to vary across regions, based on regional distributions of fire event size and rate of spread. We describe the derived metrics provided in a new national database and how they can be used to better understand US fire regimes. The open, flexible FIRED algorithm could be utilized to derive events in any satellite product. We hope that this open science effort will help catalyze a community-driven, data-integration effort (termed OneFire) to build a more complete picture of fire.","container-title":"Remote Sensing","DOI":"10.3390/rs12213498","ISSN":"2072-4292","issue":"21","language":"en","license":"http://creativecommons.org/licenses/by/3.0/","note":"number: 21\npublisher: Multidisciplinary Digital Publishing Institute","page":"3498","source":"www.mdpi.com","title":"FIRED (Fire Events Delineation): An Open, Flexible Algorithm and Database of US Fire Events Derived from the MODIS Burned Area Product (2001–2019)","title-short":"FIRED (Fire Events Delineation)","volume":"12","author":[{"family":"Balch","given":"Jennifer K."},{"family":"St. Denis","given":"Lise A."},{"family":"Mahood","given":"Adam L."},{"family":"Mietkiewicz","given":"Nathan P."},{"family":"Williams","given":"Travis M."},{"family":"McGlinchy","given":"Joe"},{"family":"Cook","given":"Maxwell C."}],"issued":{"date-parts":[["2020",1]]}}}],"schema":"https://github.com/citation-style-language/schema/raw/master/csl-citation.json"}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(Balch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fire perimeters were used to </w:t>
      </w:r>
      <w:r w:rsidR="002411CB">
        <w:rPr>
          <w:rFonts w:ascii="Times New Roman" w:eastAsia="Times New Roman" w:hAnsi="Times New Roman" w:cs="Times New Roman"/>
        </w:rPr>
        <w:t>locate</w:t>
      </w:r>
      <w:r w:rsidRPr="00860874">
        <w:rPr>
          <w:rFonts w:ascii="Times New Roman" w:eastAsia="Times New Roman" w:hAnsi="Times New Roman" w:cs="Times New Roman"/>
        </w:rPr>
        <w:t xml:space="preserve"> </w:t>
      </w:r>
      <w:r w:rsidR="00AA0403">
        <w:rPr>
          <w:rFonts w:ascii="Times New Roman" w:eastAsia="Times New Roman" w:hAnsi="Times New Roman" w:cs="Times New Roman"/>
        </w:rPr>
        <w:t xml:space="preserve">the </w:t>
      </w:r>
      <w:r w:rsidR="002411CB">
        <w:rPr>
          <w:rFonts w:ascii="Times New Roman" w:eastAsia="Times New Roman" w:hAnsi="Times New Roman" w:cs="Times New Roman"/>
        </w:rPr>
        <w:t xml:space="preserve">associated </w:t>
      </w:r>
      <w:r w:rsidRPr="00860874">
        <w:rPr>
          <w:rFonts w:ascii="Times New Roman" w:eastAsia="Times New Roman" w:hAnsi="Times New Roman" w:cs="Times New Roman"/>
        </w:rPr>
        <w:t>active fire detections (</w:t>
      </w:r>
      <w:r w:rsidRPr="00860874">
        <w:rPr>
          <w:rFonts w:ascii="Times New Roman" w:eastAsia="Times New Roman" w:hAnsi="Times New Roman" w:cs="Times New Roman"/>
          <w:i/>
        </w:rPr>
        <w:t xml:space="preserve">Section </w:t>
      </w:r>
      <w:r w:rsidR="00356066">
        <w:rPr>
          <w:rFonts w:ascii="Times New Roman" w:eastAsia="Times New Roman" w:hAnsi="Times New Roman" w:cs="Times New Roman"/>
          <w:i/>
        </w:rPr>
        <w:t>2.3</w:t>
      </w:r>
      <w:r w:rsidRPr="00860874">
        <w:rPr>
          <w:rFonts w:ascii="Times New Roman" w:eastAsia="Times New Roman" w:hAnsi="Times New Roman" w:cs="Times New Roman"/>
        </w:rPr>
        <w:t xml:space="preserve">). </w:t>
      </w:r>
    </w:p>
    <w:p w14:paraId="31259F94" w14:textId="7B1C0FDA" w:rsidR="009F6F02" w:rsidRDefault="009F6F02" w:rsidP="009F6F02">
      <w:pPr>
        <w:spacing w:before="120" w:after="1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E991E9E" wp14:editId="099AB507">
            <wp:extent cx="5484156" cy="3385996"/>
            <wp:effectExtent l="0" t="0" r="2540" b="5080"/>
            <wp:docPr id="173273860" name="Picture 11" descr="A diagram of a map and a distribution of fire si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860" name="Picture 11" descr="A diagram of a map and a distribution of fire siz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0289" cy="3457698"/>
                    </a:xfrm>
                    <a:prstGeom prst="rect">
                      <a:avLst/>
                    </a:prstGeom>
                  </pic:spPr>
                </pic:pic>
              </a:graphicData>
            </a:graphic>
          </wp:inline>
        </w:drawing>
      </w:r>
    </w:p>
    <w:p w14:paraId="2B46DFF5" w14:textId="2F9334F0" w:rsidR="009F6F02" w:rsidRPr="006A7C3C" w:rsidRDefault="009F6F02" w:rsidP="009F6F02">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w:t>
      </w:r>
      <w:r>
        <w:rPr>
          <w:rFonts w:ascii="Times New Roman" w:eastAsia="Times New Roman" w:hAnsi="Times New Roman" w:cs="Times New Roman"/>
          <w:b/>
          <w:sz w:val="20"/>
          <w:szCs w:val="20"/>
        </w:rPr>
        <w:t>1</w:t>
      </w:r>
      <w:r w:rsidRPr="00860874">
        <w:rPr>
          <w:rFonts w:ascii="Times New Roman" w:eastAsia="Times New Roman" w:hAnsi="Times New Roman" w:cs="Times New Roman"/>
          <w:b/>
          <w:sz w:val="20"/>
          <w:szCs w:val="20"/>
        </w:rPr>
        <w:t xml:space="preserve">. </w:t>
      </w:r>
      <w:r w:rsidR="00AD711A">
        <w:rPr>
          <w:rFonts w:ascii="Times New Roman" w:eastAsia="Times New Roman" w:hAnsi="Times New Roman" w:cs="Times New Roman"/>
          <w:sz w:val="20"/>
          <w:szCs w:val="20"/>
        </w:rPr>
        <w:t>Study region and wildfire census data</w:t>
      </w:r>
      <w:r>
        <w:rPr>
          <w:rFonts w:ascii="Times New Roman" w:eastAsia="Times New Roman" w:hAnsi="Times New Roman" w:cs="Times New Roman"/>
          <w:sz w:val="20"/>
          <w:szCs w:val="20"/>
        </w:rPr>
        <w:t>.</w:t>
      </w:r>
      <w:r w:rsidR="00AD711A">
        <w:rPr>
          <w:rFonts w:ascii="Times New Roman" w:eastAsia="Times New Roman" w:hAnsi="Times New Roman" w:cs="Times New Roman"/>
          <w:sz w:val="20"/>
          <w:szCs w:val="20"/>
        </w:rPr>
        <w:t xml:space="preserve"> (</w:t>
      </w:r>
      <w:r w:rsidR="00AD711A">
        <w:rPr>
          <w:rFonts w:ascii="Times New Roman" w:eastAsia="Times New Roman" w:hAnsi="Times New Roman" w:cs="Times New Roman"/>
          <w:b/>
          <w:bCs/>
          <w:sz w:val="20"/>
          <w:szCs w:val="20"/>
        </w:rPr>
        <w:t>A</w:t>
      </w:r>
      <w:r w:rsidR="00AD711A">
        <w:rPr>
          <w:rFonts w:ascii="Times New Roman" w:eastAsia="Times New Roman" w:hAnsi="Times New Roman" w:cs="Times New Roman"/>
          <w:sz w:val="20"/>
          <w:szCs w:val="20"/>
        </w:rPr>
        <w:t>) Map of the Southern Rockies and fire census; (</w:t>
      </w:r>
      <w:r w:rsidR="00AD711A">
        <w:rPr>
          <w:rFonts w:ascii="Times New Roman" w:eastAsia="Times New Roman" w:hAnsi="Times New Roman" w:cs="Times New Roman"/>
          <w:b/>
          <w:bCs/>
          <w:sz w:val="20"/>
          <w:szCs w:val="20"/>
        </w:rPr>
        <w:t>B</w:t>
      </w:r>
      <w:r w:rsidR="00AD711A">
        <w:rPr>
          <w:rFonts w:ascii="Times New Roman" w:eastAsia="Times New Roman" w:hAnsi="Times New Roman" w:cs="Times New Roman"/>
          <w:sz w:val="20"/>
          <w:szCs w:val="20"/>
        </w:rPr>
        <w:t xml:space="preserve">) </w:t>
      </w:r>
      <w:r w:rsidR="006A7C3C">
        <w:rPr>
          <w:rFonts w:ascii="Times New Roman" w:eastAsia="Times New Roman" w:hAnsi="Times New Roman" w:cs="Times New Roman"/>
          <w:sz w:val="20"/>
          <w:szCs w:val="20"/>
        </w:rPr>
        <w:t xml:space="preserve">Annual area burned (2017-2023); </w:t>
      </w:r>
      <w:r w:rsidR="006A7C3C" w:rsidRPr="003E7FCE">
        <w:rPr>
          <w:rFonts w:ascii="Times New Roman" w:eastAsia="Times New Roman" w:hAnsi="Times New Roman" w:cs="Times New Roman"/>
          <w:sz w:val="20"/>
          <w:szCs w:val="20"/>
          <w:highlight w:val="yellow"/>
        </w:rPr>
        <w:t>(</w:t>
      </w:r>
      <w:r w:rsidR="006A7C3C" w:rsidRPr="003E7FCE">
        <w:rPr>
          <w:rFonts w:ascii="Times New Roman" w:eastAsia="Times New Roman" w:hAnsi="Times New Roman" w:cs="Times New Roman"/>
          <w:b/>
          <w:bCs/>
          <w:sz w:val="20"/>
          <w:szCs w:val="20"/>
          <w:highlight w:val="yellow"/>
        </w:rPr>
        <w:t>C</w:t>
      </w:r>
      <w:r w:rsidR="006A7C3C" w:rsidRPr="003E7FCE">
        <w:rPr>
          <w:rFonts w:ascii="Times New Roman" w:eastAsia="Times New Roman" w:hAnsi="Times New Roman" w:cs="Times New Roman"/>
          <w:sz w:val="20"/>
          <w:szCs w:val="20"/>
          <w:highlight w:val="yellow"/>
        </w:rPr>
        <w:t>) Total cumulative FRP (2017-2023)</w:t>
      </w:r>
      <w:r w:rsidR="004F49B4" w:rsidRPr="003E7FCE">
        <w:rPr>
          <w:rFonts w:ascii="Times New Roman" w:eastAsia="Times New Roman" w:hAnsi="Times New Roman" w:cs="Times New Roman"/>
          <w:sz w:val="20"/>
          <w:szCs w:val="20"/>
          <w:highlight w:val="yellow"/>
        </w:rPr>
        <w:t xml:space="preserve"> from VIIRS active fire detections (see </w:t>
      </w:r>
      <w:r w:rsidR="004F49B4" w:rsidRPr="003E7FCE">
        <w:rPr>
          <w:rFonts w:ascii="Times New Roman" w:eastAsia="Times New Roman" w:hAnsi="Times New Roman" w:cs="Times New Roman"/>
          <w:i/>
          <w:iCs/>
          <w:sz w:val="20"/>
          <w:szCs w:val="20"/>
          <w:highlight w:val="yellow"/>
        </w:rPr>
        <w:t>Section 2.3</w:t>
      </w:r>
      <w:r w:rsidR="004F49B4" w:rsidRPr="003E7FCE">
        <w:rPr>
          <w:rFonts w:ascii="Times New Roman" w:eastAsia="Times New Roman" w:hAnsi="Times New Roman" w:cs="Times New Roman"/>
          <w:sz w:val="20"/>
          <w:szCs w:val="20"/>
          <w:highlight w:val="yellow"/>
        </w:rPr>
        <w:t>)</w:t>
      </w:r>
      <w:r w:rsidR="006A7C3C" w:rsidRPr="003E7FCE">
        <w:rPr>
          <w:rFonts w:ascii="Times New Roman" w:eastAsia="Times New Roman" w:hAnsi="Times New Roman" w:cs="Times New Roman"/>
          <w:sz w:val="20"/>
          <w:szCs w:val="20"/>
          <w:highlight w:val="yellow"/>
        </w:rPr>
        <w:t>.</w:t>
      </w:r>
    </w:p>
    <w:p w14:paraId="32A96DD3" w14:textId="77777777" w:rsidR="00475F04" w:rsidRPr="00860874" w:rsidRDefault="003B4489" w:rsidP="007E63CB">
      <w:pPr>
        <w:pStyle w:val="Heading2"/>
      </w:pPr>
      <w:bookmarkStart w:id="7" w:name="_ka6lrglum1c3" w:colFirst="0" w:colLast="0"/>
      <w:bookmarkEnd w:id="7"/>
      <w:r w:rsidRPr="00860874">
        <w:t xml:space="preserve">2.3. Active fire detections and fire </w:t>
      </w:r>
      <w:r w:rsidRPr="007E63CB">
        <w:t>radiative</w:t>
      </w:r>
      <w:r w:rsidRPr="00860874">
        <w:t xml:space="preserve"> power (FRP)</w:t>
      </w:r>
    </w:p>
    <w:p w14:paraId="32A96DD5" w14:textId="3ED912E2"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Active fire detections from the Visible Infrared Imaging Radiometer Suite (VIIRS) Collection 2 Active Fire product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{"citationID":"U2BnrWg1","properties":{"formattedCitation":"(Schroeder et al., 2014)","plainCitation":"(Schroeder et al., 2014)","noteIndex":0},"citationItems":[{"id":2767,"uris":["http://zotero.org/users/5904228/items/9449RLKX"],"itemData":{"id":2767,"type":"article-journal","abstract":"The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(Schroeder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were collected across the study region. These data were produced in 6-minute temporal satellite increments (swaths) at 375 m spatial resolution at-nadir from VIIRS sensors aboard the NASA/NOAA Suomi National Polar-orbiting Partnership (S-NPP; VNP14IMG) and Joint Polar Satellite System (JPSS-1 or NOAA-20; VJ114IMG) satellites. Acquisitions occur twice daily around 1:30AM and 1:30PM at mid latitudes. We queried the cloud-hosted swath</w:t>
      </w:r>
      <w:r w:rsidR="0048013E">
        <w:rPr>
          <w:rFonts w:ascii="Times New Roman" w:eastAsia="Times New Roman" w:hAnsi="Times New Roman" w:cs="Times New Roman"/>
        </w:rPr>
        <w:t>s</w:t>
      </w:r>
      <w:r w:rsidRPr="00860874">
        <w:rPr>
          <w:rFonts w:ascii="Times New Roman" w:eastAsia="Times New Roman" w:hAnsi="Times New Roman" w:cs="Times New Roman"/>
        </w:rPr>
        <w:t xml:space="preserve"> using the </w:t>
      </w:r>
      <w:r w:rsidRPr="00860874">
        <w:rPr>
          <w:rFonts w:ascii="Times New Roman" w:eastAsia="Times New Roman" w:hAnsi="Times New Roman" w:cs="Times New Roman"/>
          <w:i/>
        </w:rPr>
        <w:t>earthaccess</w:t>
      </w:r>
      <w:r w:rsidRPr="00860874">
        <w:rPr>
          <w:rFonts w:ascii="Times New Roman" w:eastAsia="Times New Roman" w:hAnsi="Times New Roman" w:cs="Times New Roman"/>
        </w:rPr>
        <w:t xml:space="preserve"> Python library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{"citationID":"yWa046Bc","properties":{"formattedCitation":"(Barrett et al., 2024)","plainCitation":"(Barrett et al., 2024)","noteIndex":0},"citationItems":[{"id":6096,"uris":["http://zotero.org/users/5904228/items/HCADFRSR"],"itemData":{"id":6096,"type":"software","abstract":"Python Library for NASA Earthdata APIs","note":"DOI: 10.5281/zenodo.13871886","publisher":"Zenodo","source":"Zenodo","title":"earthaccess","URL":"https://zenodo.org/records/13871886","version":"v0.11.0","author":[{"family":"Barrett","given":"Andrew"},{"family":"Battisto","given":"Chris"},{"family":"Bourbeau","given":"James"},{"family":"Fisher","given":"Matt"},{"family":"Kaufman","given":"Daniel"},{"family":"Kennedy","given":"Joseph"},{"family":"Lopez","given":"Luis"},{"family":"Lowndes","given":"Julia"},{"family":"Scheick","given":"Jessica"},{"family":"Steiker","given":"Amy"}],"accessed":{"date-parts":[["2024",11,10]]},"issued":{"date-parts":[["2024",10,1]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(Barrett et al., 2024)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for all burn dates in the fire census. From the swaths, we extracted coordinates of active fire pixels and attributes including swath sample position, detection confidence, acquisition datetime, and FRP. Only detections meeting the “nominal” or “high” confidence were retained. We used the swath sample position to assign along-scan and along-track pixel dimensions</w:t>
      </w:r>
      <w:r w:rsidR="00DE4538">
        <w:rPr>
          <w:rFonts w:ascii="Times New Roman" w:eastAsia="Times New Roman" w:hAnsi="Times New Roman" w:cs="Times New Roman"/>
        </w:rPr>
        <w:t>, accounting</w:t>
      </w:r>
      <w:r w:rsidRPr="00860874">
        <w:rPr>
          <w:rFonts w:ascii="Times New Roman" w:eastAsia="Times New Roman" w:hAnsi="Times New Roman" w:cs="Times New Roman"/>
        </w:rPr>
        <w:t xml:space="preserve"> for changes in pixel area as the sample gets further from nadir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{"citationID":"NHpzE8SI","properties":{"formattedCitation":"(Li et al., 2018; Schroeder et al., 2014)","plainCitation":"(Li et al., 2018; Schroeder et al., 2014)","noteIndex":0},"citationItems":[{"id":2688,"uris":["http://zotero.org/users/5904228/items/DC2ZHRY8"],"itemData":{"id":2688,"type":"article-journal","abstract":"Satellite-based active fire data are a viable tool to understand the role of global fires in the biosphere and atmosphere. The Moderate Resolution Imaging Spectroradiometer (MODIS) sensors on Aqua and Terra satellites are nearing the end of their lives. The Visible Infrared Imaging Radiometer Suite (VIIRS) sensor on the Suomi National Polar-orbiting Partnership satellite and the subsequent Joint Polar Satellite System series is expected to extend the MODIS active fire record. Thus, understanding the similarities of and discrepancies between the two data sets during their overlap period is important for existing applications. This study investigated the dependence of the MODIS and VIIRS fire characterization capabilities on satellite view zenith angle and the relationship between the two sensors' fire radiative power (FRP) from individual fire clusters to fire data on continental and global scales. The results indicate that the VIIRS fire characterization capability is similar across swath, whereas MODIS is strongly dependent on view zenith angle. Statistical analyses reveal that the VIIRS and MODIS FRP relationship varies between different spatial scales. In fire clusters, MODIS and VIIRS FRP estimates are very comparable, except for large boreal forest fires where VIIRS FRP is approximately 47% smaller. At the continental scale, the contemporaneous FRP retrievals from MODIS and VIIRS are generally comparable and strongly correlated, but VIIRS FRP is slightly larger and their differences vary across seasons. At global 1° × 1° grids, the FRP difference between the two sensors is, on average, approximately 20% in fire-prone regions but varies significantly in fire-limited regions.","container-title":"Journal of Geophysical Research: Atmospheres","DOI":"10.1029/2017JD027823","ISSN":"2169-8996","issue":"9","language":"en","note":"_eprint: https://onlinelibrary.wiley.com/doi/pdf/10.1029/2017JD027823","page":"4545-4563","source":"Wiley Online Library","title":"Comparison of Fire Radiative Power Estimates From VIIRS and MODIS Observations","volume":"123","author":[{"family":"Li","given":"Fangjun"},{"family":"Zhang","given":"Xiaoyang"},{"family":"Kondragunta","given":"Shobha"},{"family":"Csiszar","given":"Ivan"}],"issued":{"date-parts":[["2018"]]}}},{"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 et al., 2018; Schroeder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0031168F">
        <w:rPr>
          <w:rFonts w:ascii="Times New Roman" w:eastAsia="Times New Roman" w:hAnsi="Times New Roman" w:cs="Times New Roman"/>
        </w:rPr>
        <w:t>Coordinates</w:t>
      </w:r>
      <w:r w:rsidRPr="00860874">
        <w:rPr>
          <w:rFonts w:ascii="Times New Roman" w:eastAsia="Times New Roman" w:hAnsi="Times New Roman" w:cs="Times New Roman"/>
        </w:rPr>
        <w:t xml:space="preserve"> were buffered by </w:t>
      </w:r>
      <w:r w:rsidR="006E4581">
        <w:rPr>
          <w:rFonts w:ascii="Times New Roman" w:eastAsia="Times New Roman" w:hAnsi="Times New Roman" w:cs="Times New Roman"/>
        </w:rPr>
        <w:t>these</w:t>
      </w:r>
      <w:r w:rsidRPr="00860874">
        <w:rPr>
          <w:rFonts w:ascii="Times New Roman" w:eastAsia="Times New Roman" w:hAnsi="Times New Roman" w:cs="Times New Roman"/>
        </w:rPr>
        <w:t xml:space="preserve"> dimensions to generate the “true” ground area </w:t>
      </w:r>
      <w:r w:rsidR="00711D9F">
        <w:rPr>
          <w:rFonts w:ascii="Times New Roman" w:eastAsia="Times New Roman" w:hAnsi="Times New Roman" w:cs="Times New Roman"/>
        </w:rPr>
        <w:t>of the detection</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S2</w:t>
      </w:r>
      <w:r w:rsidRPr="00860874">
        <w:rPr>
          <w:rFonts w:ascii="Times New Roman" w:eastAsia="Times New Roman" w:hAnsi="Times New Roman" w:cs="Times New Roman"/>
        </w:rPr>
        <w:t xml:space="preserve">). We identified duplicate detections resulting from adjacent scans by flagging those acquired at the same datetime and </w:t>
      </w:r>
      <w:r w:rsidR="00D0330C">
        <w:rPr>
          <w:rFonts w:ascii="Times New Roman" w:eastAsia="Times New Roman" w:hAnsi="Times New Roman" w:cs="Times New Roman"/>
        </w:rPr>
        <w:t>with</w:t>
      </w:r>
      <w:r w:rsidRPr="00860874">
        <w:rPr>
          <w:rFonts w:ascii="Times New Roman" w:eastAsia="Times New Roman" w:hAnsi="Times New Roman" w:cs="Times New Roman"/>
        </w:rPr>
        <w:t xml:space="preserve"> &gt;30% spatial overlap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w:t>
      </w:r>
      <w:r w:rsidR="0024729F">
        <w:rPr>
          <w:rFonts w:ascii="Times New Roman" w:eastAsia="Times New Roman" w:hAnsi="Times New Roman" w:cs="Times New Roman"/>
        </w:rPr>
        <w:t>For duplicate</w:t>
      </w:r>
      <w:r w:rsidR="0037552C">
        <w:rPr>
          <w:rFonts w:ascii="Times New Roman" w:eastAsia="Times New Roman" w:hAnsi="Times New Roman" w:cs="Times New Roman"/>
        </w:rPr>
        <w:t>s</w:t>
      </w:r>
      <w:r w:rsidRPr="00860874">
        <w:rPr>
          <w:rFonts w:ascii="Times New Roman" w:eastAsia="Times New Roman" w:hAnsi="Times New Roman" w:cs="Times New Roman"/>
        </w:rPr>
        <w:t xml:space="preserve">, we retained the detection with the higher FRP value. To aggregate FRP retrievals into a consistent </w:t>
      </w:r>
      <w:r w:rsidR="00F5116C">
        <w:rPr>
          <w:rFonts w:ascii="Times New Roman" w:eastAsia="Times New Roman" w:hAnsi="Times New Roman" w:cs="Times New Roman"/>
        </w:rPr>
        <w:t>spatial unit</w:t>
      </w:r>
      <w:r w:rsidRPr="00860874">
        <w:rPr>
          <w:rFonts w:ascii="Times New Roman" w:eastAsia="Times New Roman" w:hAnsi="Times New Roman" w:cs="Times New Roman"/>
        </w:rPr>
        <w:t xml:space="preserve">, we created a </w:t>
      </w:r>
      <w:r w:rsidR="00A2346C">
        <w:rPr>
          <w:rFonts w:ascii="Times New Roman" w:eastAsia="Times New Roman" w:hAnsi="Times New Roman" w:cs="Times New Roman"/>
        </w:rPr>
        <w:t xml:space="preserve">fishnet </w:t>
      </w:r>
      <w:r w:rsidRPr="00860874">
        <w:rPr>
          <w:rFonts w:ascii="Times New Roman" w:eastAsia="Times New Roman" w:hAnsi="Times New Roman" w:cs="Times New Roman"/>
        </w:rPr>
        <w:t xml:space="preserve">grid of </w:t>
      </w:r>
      <w:r w:rsidR="0084495E" w:rsidRPr="00860874">
        <w:rPr>
          <w:rFonts w:ascii="Times New Roman" w:eastAsia="Times New Roman" w:hAnsi="Times New Roman" w:cs="Times New Roman"/>
        </w:rPr>
        <w:t>375</w:t>
      </w:r>
      <w:r w:rsidR="00F5116C">
        <w:rPr>
          <w:rFonts w:ascii="Times New Roman" w:eastAsia="Times New Roman" w:hAnsi="Times New Roman" w:cs="Times New Roman"/>
        </w:rPr>
        <w:t xml:space="preserve"> </w:t>
      </w:r>
      <w:r w:rsidR="0084495E" w:rsidRPr="00860874">
        <w:rPr>
          <w:rFonts w:ascii="Times New Roman" w:eastAsia="Times New Roman" w:hAnsi="Times New Roman" w:cs="Times New Roman"/>
        </w:rPr>
        <w:t>m</w:t>
      </w:r>
      <w:r w:rsidR="003242A9">
        <w:rPr>
          <w:rFonts w:ascii="Times New Roman" w:eastAsia="Times New Roman" w:hAnsi="Times New Roman" w:cs="Times New Roman"/>
          <w:vertAlign w:val="superscript"/>
        </w:rPr>
        <w:t xml:space="preserve"> </w:t>
      </w:r>
      <w:r w:rsidR="003242A9">
        <w:rPr>
          <w:rFonts w:ascii="Times New Roman" w:eastAsia="Times New Roman" w:hAnsi="Times New Roman" w:cs="Times New Roman"/>
        </w:rPr>
        <w:t>(140,</w:t>
      </w:r>
      <w:r w:rsidR="00D02C38">
        <w:rPr>
          <w:rFonts w:ascii="Times New Roman" w:eastAsia="Times New Roman" w:hAnsi="Times New Roman" w:cs="Times New Roman"/>
        </w:rPr>
        <w:t>625 m</w:t>
      </w:r>
      <w:r w:rsidR="00D02C38" w:rsidRPr="00D02C38">
        <w:rPr>
          <w:rFonts w:ascii="Times New Roman" w:eastAsia="Times New Roman" w:hAnsi="Times New Roman" w:cs="Times New Roman"/>
          <w:vertAlign w:val="superscript"/>
        </w:rPr>
        <w:t>2</w:t>
      </w:r>
      <w:r w:rsidR="00D02C38">
        <w:rPr>
          <w:rFonts w:ascii="Times New Roman" w:eastAsia="Times New Roman" w:hAnsi="Times New Roman" w:cs="Times New Roman"/>
        </w:rPr>
        <w:t xml:space="preserve">) </w:t>
      </w:r>
      <w:r w:rsidR="0084495E">
        <w:rPr>
          <w:rFonts w:ascii="Times New Roman" w:eastAsia="Times New Roman" w:hAnsi="Times New Roman" w:cs="Times New Roman"/>
        </w:rPr>
        <w:t>grid</w:t>
      </w:r>
      <w:r w:rsidRPr="00860874">
        <w:rPr>
          <w:rFonts w:ascii="Times New Roman" w:eastAsia="Times New Roman" w:hAnsi="Times New Roman" w:cs="Times New Roman"/>
        </w:rPr>
        <w:t xml:space="preserve">cells (the approximate resolution of the VNP/VJ114IMG </w:t>
      </w:r>
      <w:r w:rsidR="00F83B0C" w:rsidRPr="00860874">
        <w:rPr>
          <w:rFonts w:ascii="Times New Roman" w:eastAsia="Times New Roman" w:hAnsi="Times New Roman" w:cs="Times New Roman"/>
        </w:rPr>
        <w:t>at</w:t>
      </w:r>
      <w:r w:rsidRPr="00860874">
        <w:rPr>
          <w:rFonts w:ascii="Times New Roman" w:eastAsia="Times New Roman" w:hAnsi="Times New Roman" w:cs="Times New Roman"/>
        </w:rPr>
        <w:t xml:space="preserve"> nadir) across the entire Southern Rockies and assigned FRP based on fractional overlap of true pixel areas. This involved first converting FRP to watts/km</w:t>
      </w:r>
      <w:r w:rsidRPr="00860874">
        <w:rPr>
          <w:rFonts w:ascii="Times New Roman" w:eastAsia="Times New Roman" w:hAnsi="Times New Roman" w:cs="Times New Roman"/>
          <w:vertAlign w:val="superscript"/>
        </w:rPr>
        <w:t xml:space="preserve">2 </w:t>
      </w:r>
      <w:r w:rsidRPr="00860874">
        <w:rPr>
          <w:rFonts w:ascii="Times New Roman" w:eastAsia="Times New Roman" w:hAnsi="Times New Roman" w:cs="Times New Roman"/>
        </w:rPr>
        <w:t xml:space="preserve">for a consistent area-based measurement. Then, </w:t>
      </w:r>
      <w:r w:rsidRPr="00860874">
        <w:rPr>
          <w:rFonts w:ascii="Times New Roman" w:eastAsia="Times New Roman" w:hAnsi="Times New Roman" w:cs="Times New Roman"/>
        </w:rPr>
        <w:lastRenderedPageBreak/>
        <w:t>FRP was assigned to grid cells based on the fractional overlap (</w:t>
      </w:r>
      <w:r w:rsidRPr="00860874">
        <w:rPr>
          <w:rFonts w:ascii="Times New Roman" w:eastAsia="Times New Roman" w:hAnsi="Times New Roman" w:cs="Times New Roman"/>
          <w:i/>
        </w:rPr>
        <w:t>FRP * grid cell overlap %</w:t>
      </w:r>
      <w:r w:rsidRPr="00860874">
        <w:rPr>
          <w:rFonts w:ascii="Times New Roman" w:eastAsia="Times New Roman" w:hAnsi="Times New Roman" w:cs="Times New Roman"/>
        </w:rPr>
        <w:t xml:space="preserve">). Only grid cells which had greater than 50% spatial overlap with detections were retained for analyses, limiting the contribution of gridcells with low fractional FRP. The total number of acquisitions, day/night counts, datetime of acquisition, and FRP summary statistics (cumulative, maximum and percentiles) were </w:t>
      </w:r>
      <w:r w:rsidR="00257851">
        <w:rPr>
          <w:rFonts w:ascii="Times New Roman" w:eastAsia="Times New Roman" w:hAnsi="Times New Roman" w:cs="Times New Roman"/>
        </w:rPr>
        <w:t>calculated</w:t>
      </w:r>
      <w:r w:rsidRPr="00860874">
        <w:rPr>
          <w:rFonts w:ascii="Times New Roman" w:eastAsia="Times New Roman" w:hAnsi="Times New Roman" w:cs="Times New Roman"/>
        </w:rPr>
        <w:t xml:space="preserve">. For analysis, this study focused on the </w:t>
      </w:r>
      <w:r w:rsidR="0084495E">
        <w:rPr>
          <w:rFonts w:ascii="Times New Roman" w:eastAsia="Times New Roman" w:hAnsi="Times New Roman" w:cs="Times New Roman"/>
          <w:i/>
        </w:rPr>
        <w:t>total cumulative</w:t>
      </w:r>
      <w:r w:rsidRPr="00860874">
        <w:rPr>
          <w:rFonts w:ascii="Times New Roman" w:eastAsia="Times New Roman" w:hAnsi="Times New Roman" w:cs="Times New Roman"/>
        </w:rPr>
        <w:t xml:space="preserve"> FRP</w:t>
      </w:r>
      <w:r w:rsidR="0018702E">
        <w:rPr>
          <w:rFonts w:ascii="Times New Roman" w:eastAsia="Times New Roman" w:hAnsi="Times New Roman" w:cs="Times New Roman"/>
        </w:rPr>
        <w:t xml:space="preserve"> (FRPc)</w:t>
      </w:r>
      <w:r w:rsidR="0068101F">
        <w:rPr>
          <w:rFonts w:ascii="Times New Roman" w:eastAsia="Times New Roman" w:hAnsi="Times New Roman" w:cs="Times New Roman"/>
        </w:rPr>
        <w:t xml:space="preserve"> </w:t>
      </w:r>
      <w:r w:rsidRPr="00860874">
        <w:rPr>
          <w:rFonts w:ascii="Times New Roman" w:eastAsia="Times New Roman" w:hAnsi="Times New Roman" w:cs="Times New Roman"/>
        </w:rPr>
        <w:t xml:space="preserve">to </w:t>
      </w:r>
      <w:r w:rsidR="00244B24">
        <w:rPr>
          <w:rFonts w:ascii="Times New Roman" w:eastAsia="Times New Roman" w:hAnsi="Times New Roman" w:cs="Times New Roman"/>
        </w:rPr>
        <w:t>leverage the full accounting of retrievals throughout the fire event</w:t>
      </w:r>
      <w:r w:rsidRPr="00860874">
        <w:rPr>
          <w:rFonts w:ascii="Times New Roman" w:eastAsia="Times New Roman" w:hAnsi="Times New Roman" w:cs="Times New Roman"/>
        </w:rPr>
        <w:t xml:space="preserve">. </w:t>
      </w:r>
    </w:p>
    <w:p w14:paraId="32A96DD8" w14:textId="77777777" w:rsidR="00475F04" w:rsidRPr="00860874" w:rsidRDefault="003B4489" w:rsidP="007E63CB">
      <w:pPr>
        <w:pStyle w:val="Heading2"/>
      </w:pPr>
      <w:bookmarkStart w:id="8" w:name="_3akej7w150rq" w:colFirst="0" w:colLast="0"/>
      <w:bookmarkEnd w:id="8"/>
      <w:r w:rsidRPr="00860874">
        <w:t xml:space="preserve">2.4. Composite </w:t>
      </w:r>
      <w:r w:rsidRPr="007E63CB">
        <w:t>Burn</w:t>
      </w:r>
      <w:r w:rsidRPr="00860874">
        <w:t xml:space="preserve"> Index (CBI)</w:t>
      </w:r>
    </w:p>
    <w:p w14:paraId="32A96DD9" w14:textId="3BC7A6C9"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created burn severity rasters for each wildfire in the census using pre- and post-fire Landsat 8 imagery following methods from Parks et al. (2019) in the Google Earth Engine cloud-compute platform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{"citationID":"tAoiK2WX","properties":{"formattedCitation":"(Gorelick et al., 2017)","plainCitation":"(Gorelick et al., 2017)","noteIndex":0},"citationItems":[{"id":142,"uris":["http://zotero.org/users/5904228/items/67SVIV6W","http://zotero.org/users/5904228/items/74S9IM3J"],"itemData":{"id":142,"type":"article-journal","abstract":"Google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resources.","collection-title":"Big Remotely Sensed Data: tools, applications and experiences","container-title":"Remote Sensing of Environment","DOI":"10.1016/j.rse.2017.06.031","ISSN":"0034-4257","journalAbbreviation":"Remote Sensing of Environment","language":"en","page":"18-27","source":"ScienceDirect","title":"Google Earth Engine: Planetary-scale geospatial analysis for everyone","title-short":"Google Earth Engine","volume":"202","author":[{"family":"Gorelick","given":"Noel"},{"family":"Hancher","given":"Matt"},{"family":"Dixon","given":"Mike"},{"family":"Ilyushchenko","given":"Simon"},{"family":"Thau","given":"David"},{"family":"Moore","given":"Rebecca"}],"issued":{"date-parts":[["2017",12,1]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(Gorelick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While this method produces a variety of burn severity metrics based on spectral indices, we </w:t>
      </w:r>
      <w:r w:rsidR="002630B3">
        <w:rPr>
          <w:rFonts w:ascii="Times New Roman" w:eastAsia="Times New Roman" w:hAnsi="Times New Roman" w:cs="Times New Roman"/>
        </w:rPr>
        <w:t>use</w:t>
      </w:r>
      <w:r w:rsidRPr="00860874">
        <w:rPr>
          <w:rFonts w:ascii="Times New Roman" w:eastAsia="Times New Roman" w:hAnsi="Times New Roman" w:cs="Times New Roman"/>
        </w:rPr>
        <w:t xml:space="preserve"> the bias-corrected CBI for analysis as this metric adjusts values at the extreme low</w:t>
      </w:r>
      <w:r w:rsidR="002630B3">
        <w:rPr>
          <w:rFonts w:ascii="Times New Roman" w:eastAsia="Times New Roman" w:hAnsi="Times New Roman" w:cs="Times New Roman"/>
        </w:rPr>
        <w:t xml:space="preserve"> and </w:t>
      </w:r>
      <w:r w:rsidRPr="00860874">
        <w:rPr>
          <w:rFonts w:ascii="Times New Roman" w:eastAsia="Times New Roman" w:hAnsi="Times New Roman" w:cs="Times New Roman"/>
        </w:rPr>
        <w:t xml:space="preserve">high ends of the range, better quantifying the variability in burn severity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{"citationID":"jtQB72Qn","properties":{"formattedCitation":"(Parks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(Parks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calculated zonal statistics of CBI within </w:t>
      </w:r>
      <w:r w:rsidR="003C171F">
        <w:rPr>
          <w:rFonts w:ascii="Times New Roman" w:eastAsia="Times New Roman" w:hAnsi="Times New Roman" w:cs="Times New Roman"/>
        </w:rPr>
        <w:t xml:space="preserve">fishnet </w:t>
      </w:r>
      <w:r w:rsidRPr="00860874">
        <w:rPr>
          <w:rFonts w:ascii="Times New Roman" w:eastAsia="Times New Roman" w:hAnsi="Times New Roman" w:cs="Times New Roman"/>
        </w:rPr>
        <w:t>gridcells</w:t>
      </w:r>
      <w:r w:rsidR="003C171F">
        <w:rPr>
          <w:rFonts w:ascii="Times New Roman" w:eastAsia="Times New Roman" w:hAnsi="Times New Roman" w:cs="Times New Roman"/>
        </w:rPr>
        <w:t xml:space="preserve">, </w:t>
      </w:r>
      <w:r w:rsidRPr="00860874">
        <w:rPr>
          <w:rFonts w:ascii="Times New Roman" w:eastAsia="Times New Roman" w:hAnsi="Times New Roman" w:cs="Times New Roman"/>
        </w:rPr>
        <w:t>align</w:t>
      </w:r>
      <w:r w:rsidR="003C171F">
        <w:rPr>
          <w:rFonts w:ascii="Times New Roman" w:eastAsia="Times New Roman" w:hAnsi="Times New Roman" w:cs="Times New Roman"/>
        </w:rPr>
        <w:t>ing</w:t>
      </w:r>
      <w:r w:rsidRPr="00860874">
        <w:rPr>
          <w:rFonts w:ascii="Times New Roman" w:eastAsia="Times New Roman" w:hAnsi="Times New Roman" w:cs="Times New Roman"/>
        </w:rPr>
        <w:t xml:space="preserve"> the spatial scale with FRP aggregations</w:t>
      </w:r>
      <w:r w:rsidR="000A010E">
        <w:rPr>
          <w:rFonts w:ascii="Times New Roman" w:eastAsia="Times New Roman" w:hAnsi="Times New Roman" w:cs="Times New Roman"/>
        </w:rPr>
        <w:t xml:space="preserve"> including</w:t>
      </w:r>
      <w:r w:rsidRPr="00860874">
        <w:rPr>
          <w:rFonts w:ascii="Times New Roman" w:eastAsia="Times New Roman" w:hAnsi="Times New Roman" w:cs="Times New Roman"/>
        </w:rPr>
        <w:t xml:space="preserve"> the average, standard deviation, and percentiles</w:t>
      </w:r>
      <w:r w:rsidR="000A010E">
        <w:rPr>
          <w:rFonts w:ascii="Times New Roman" w:eastAsia="Times New Roman" w:hAnsi="Times New Roman" w:cs="Times New Roman"/>
        </w:rPr>
        <w:t>.</w:t>
      </w:r>
      <w:r w:rsidRPr="00860874">
        <w:rPr>
          <w:rFonts w:ascii="Times New Roman" w:eastAsia="Times New Roman" w:hAnsi="Times New Roman" w:cs="Times New Roman"/>
        </w:rPr>
        <w:t xml:space="preserve"> For analysis, we use the 90</w:t>
      </w:r>
      <w:r w:rsidRPr="00860874">
        <w:rPr>
          <w:rFonts w:ascii="Times New Roman" w:eastAsia="Times New Roman" w:hAnsi="Times New Roman" w:cs="Times New Roman"/>
          <w:vertAlign w:val="superscript"/>
        </w:rPr>
        <w:t>th</w:t>
      </w:r>
      <w:r w:rsidRPr="00860874">
        <w:rPr>
          <w:rFonts w:ascii="Times New Roman" w:eastAsia="Times New Roman" w:hAnsi="Times New Roman" w:cs="Times New Roman"/>
        </w:rPr>
        <w:t xml:space="preserve"> percentile CBI which emphasizes </w:t>
      </w:r>
      <w:r w:rsidR="00507FD3">
        <w:rPr>
          <w:rFonts w:ascii="Times New Roman" w:eastAsia="Times New Roman" w:hAnsi="Times New Roman" w:cs="Times New Roman"/>
        </w:rPr>
        <w:t>more extreme</w:t>
      </w:r>
      <w:r w:rsidRPr="00860874">
        <w:rPr>
          <w:rFonts w:ascii="Times New Roman" w:eastAsia="Times New Roman" w:hAnsi="Times New Roman" w:cs="Times New Roman"/>
        </w:rPr>
        <w:t xml:space="preserve"> </w:t>
      </w:r>
      <w:r w:rsidR="00507FD3">
        <w:rPr>
          <w:rFonts w:ascii="Times New Roman" w:eastAsia="Times New Roman" w:hAnsi="Times New Roman" w:cs="Times New Roman"/>
        </w:rPr>
        <w:t xml:space="preserve">gridcell </w:t>
      </w:r>
      <w:r w:rsidRPr="00860874">
        <w:rPr>
          <w:rFonts w:ascii="Times New Roman" w:eastAsia="Times New Roman" w:hAnsi="Times New Roman" w:cs="Times New Roman"/>
        </w:rPr>
        <w:t>burn severity</w:t>
      </w:r>
      <w:r w:rsidR="000B5400">
        <w:rPr>
          <w:rFonts w:ascii="Times New Roman" w:eastAsia="Times New Roman" w:hAnsi="Times New Roman" w:cs="Times New Roman"/>
        </w:rPr>
        <w:t xml:space="preserve"> while capturing some variability</w:t>
      </w:r>
      <w:r w:rsidRPr="00860874">
        <w:rPr>
          <w:rFonts w:ascii="Times New Roman" w:eastAsia="Times New Roman" w:hAnsi="Times New Roman" w:cs="Times New Roman"/>
        </w:rPr>
        <w:t>.</w:t>
      </w:r>
    </w:p>
    <w:p w14:paraId="32A96DDA" w14:textId="77777777" w:rsidR="00475F04" w:rsidRPr="00860874" w:rsidRDefault="003B4489" w:rsidP="00691BBB">
      <w:pPr>
        <w:pStyle w:val="Heading2"/>
      </w:pPr>
      <w:bookmarkStart w:id="9" w:name="_aoh24fh5o14o" w:colFirst="0" w:colLast="0"/>
      <w:bookmarkEnd w:id="9"/>
      <w:r w:rsidRPr="00860874">
        <w:t xml:space="preserve">2.5. Forest </w:t>
      </w:r>
      <w:r w:rsidRPr="00691BBB">
        <w:t>Composition</w:t>
      </w:r>
      <w:r w:rsidRPr="00860874">
        <w:t xml:space="preserve"> and Structure </w:t>
      </w:r>
    </w:p>
    <w:p w14:paraId="6F46A3A3" w14:textId="002ACC85" w:rsidR="00C00DEA"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To assess the influence of forest composition and structure on FRP and CBI, we gathered information from the ca. 2016 USFS TreeMap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{"citationID":"bl6qHlI1","properties":{"formattedCitation":"(Riley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(Riley et al., 2022)</w:t>
      </w:r>
      <w:r w:rsidRPr="00860874">
        <w:rPr>
          <w:rFonts w:ascii="Times New Roman" w:hAnsi="Times New Roman" w:cs="Times New Roman"/>
        </w:rPr>
        <w:fldChar w:fldCharType="end"/>
      </w:r>
      <w:r w:rsidRPr="00860874">
        <w:rPr>
          <w:rFonts w:ascii="Times New Roman" w:eastAsia="Times New Roman" w:hAnsi="Times New Roman" w:cs="Times New Roman"/>
        </w:rPr>
        <w:t>. TreeMap imputes Forest Inventory and Analysis (FIA) plot identifiers onto</w:t>
      </w:r>
      <w:r w:rsidR="00001C7F">
        <w:rPr>
          <w:rFonts w:ascii="Times New Roman" w:eastAsia="Times New Roman" w:hAnsi="Times New Roman" w:cs="Times New Roman"/>
        </w:rPr>
        <w:t xml:space="preserve"> 30 m</w:t>
      </w:r>
      <w:r w:rsidR="00001C7F" w:rsidRPr="00001C7F">
        <w:rPr>
          <w:rFonts w:ascii="Times New Roman" w:eastAsia="Times New Roman" w:hAnsi="Times New Roman" w:cs="Times New Roman"/>
          <w:vertAlign w:val="superscript"/>
        </w:rPr>
        <w:t>2</w:t>
      </w:r>
      <w:r w:rsidRPr="00860874">
        <w:rPr>
          <w:rFonts w:ascii="Times New Roman" w:eastAsia="Times New Roman" w:hAnsi="Times New Roman" w:cs="Times New Roman"/>
        </w:rPr>
        <w:t xml:space="preserve"> LANDFIRE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{"citationID":"cRMmxwMD","properties":{"formattedCitation":"(Picotte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(Picotte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pixels based on a set of LANDFIRE biophysical characteristics including topography, vegetation type, and disturbance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{"citationID":"mdjGvEIB","properties":{"formattedCitation":"(Riley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The FIA is a nationally consistent forest inventory monitoring</w:t>
      </w:r>
      <w:r w:rsidR="000B537F">
        <w:rPr>
          <w:rFonts w:ascii="Times New Roman" w:eastAsia="Times New Roman" w:hAnsi="Times New Roman" w:cs="Times New Roman"/>
        </w:rPr>
        <w:t xml:space="preserve"> program</w:t>
      </w:r>
      <w:r w:rsidR="00B80F7B">
        <w:rPr>
          <w:rFonts w:ascii="Times New Roman" w:eastAsia="Times New Roman" w:hAnsi="Times New Roman" w:cs="Times New Roman"/>
        </w:rPr>
        <w:t xml:space="preserve"> consisting </w:t>
      </w:r>
      <w:r w:rsidR="00411E47">
        <w:rPr>
          <w:rFonts w:ascii="Times New Roman" w:eastAsia="Times New Roman" w:hAnsi="Times New Roman" w:cs="Times New Roman"/>
        </w:rPr>
        <w:t>of thousands of</w:t>
      </w:r>
      <w:r w:rsidR="003A0127">
        <w:rPr>
          <w:rFonts w:ascii="Times New Roman" w:eastAsia="Times New Roman" w:hAnsi="Times New Roman" w:cs="Times New Roman"/>
        </w:rPr>
        <w:t xml:space="preserve"> systematically located</w:t>
      </w:r>
      <w:r w:rsidR="0061673B">
        <w:rPr>
          <w:rFonts w:ascii="Times New Roman" w:eastAsia="Times New Roman" w:hAnsi="Times New Roman" w:cs="Times New Roman"/>
        </w:rPr>
        <w:t xml:space="preserve"> and revisited</w:t>
      </w:r>
      <w:r w:rsidR="00726369">
        <w:rPr>
          <w:rFonts w:ascii="Times New Roman" w:eastAsia="Times New Roman" w:hAnsi="Times New Roman" w:cs="Times New Roman"/>
        </w:rPr>
        <w:t xml:space="preserve"> 6</w:t>
      </w:r>
      <w:r w:rsidR="00171A48">
        <w:rPr>
          <w:rFonts w:ascii="Times New Roman" w:eastAsia="Times New Roman" w:hAnsi="Times New Roman" w:cs="Times New Roman"/>
        </w:rPr>
        <w:t>75</w:t>
      </w:r>
      <w:r w:rsidR="00681CDD">
        <w:rPr>
          <w:rFonts w:ascii="Times New Roman" w:eastAsia="Times New Roman" w:hAnsi="Times New Roman" w:cs="Times New Roman"/>
        </w:rPr>
        <w:t xml:space="preserve"> </w:t>
      </w:r>
      <w:r w:rsidR="00171A48">
        <w:rPr>
          <w:rFonts w:ascii="Times New Roman" w:eastAsia="Times New Roman" w:hAnsi="Times New Roman" w:cs="Times New Roman"/>
        </w:rPr>
        <w:t>m</w:t>
      </w:r>
      <w:r w:rsidR="00171A48" w:rsidRPr="001F0484">
        <w:rPr>
          <w:rFonts w:ascii="Times New Roman" w:eastAsia="Times New Roman" w:hAnsi="Times New Roman" w:cs="Times New Roman"/>
          <w:vertAlign w:val="superscript"/>
        </w:rPr>
        <w:t>2</w:t>
      </w:r>
      <w:r w:rsidR="007F417C">
        <w:rPr>
          <w:rFonts w:ascii="Times New Roman" w:eastAsia="Times New Roman" w:hAnsi="Times New Roman" w:cs="Times New Roman"/>
        </w:rPr>
        <w:t xml:space="preserve"> plot</w:t>
      </w:r>
      <w:r w:rsidR="001F0484">
        <w:rPr>
          <w:rFonts w:ascii="Times New Roman" w:eastAsia="Times New Roman" w:hAnsi="Times New Roman" w:cs="Times New Roman"/>
        </w:rPr>
        <w:t>s</w:t>
      </w:r>
      <w:r w:rsidR="007F417C">
        <w:rPr>
          <w:rFonts w:ascii="Times New Roman" w:eastAsia="Times New Roman" w:hAnsi="Times New Roman" w:cs="Times New Roman"/>
        </w:rPr>
        <w:t xml:space="preserve"> </w:t>
      </w:r>
      <w:r w:rsidR="0090675C">
        <w:rPr>
          <w:rFonts w:ascii="Times New Roman" w:eastAsia="Times New Roman" w:hAnsi="Times New Roman" w:cs="Times New Roman"/>
        </w:rPr>
        <w:t>at a density of</w:t>
      </w:r>
      <w:r w:rsidR="003A0127">
        <w:rPr>
          <w:rFonts w:ascii="Times New Roman" w:eastAsia="Times New Roman" w:hAnsi="Times New Roman" w:cs="Times New Roman"/>
        </w:rPr>
        <w:t xml:space="preserve"> one plot per</w:t>
      </w:r>
      <w:r w:rsidR="0090675C">
        <w:rPr>
          <w:rFonts w:ascii="Times New Roman" w:eastAsia="Times New Roman" w:hAnsi="Times New Roman" w:cs="Times New Roman"/>
        </w:rPr>
        <w:t xml:space="preserve"> 24.</w:t>
      </w:r>
      <w:r w:rsidR="001F0484">
        <w:rPr>
          <w:rFonts w:ascii="Times New Roman" w:eastAsia="Times New Roman" w:hAnsi="Times New Roman" w:cs="Times New Roman"/>
        </w:rPr>
        <w:t>3</w:t>
      </w:r>
      <w:r w:rsidR="00681CDD">
        <w:rPr>
          <w:rFonts w:ascii="Times New Roman" w:eastAsia="Times New Roman" w:hAnsi="Times New Roman" w:cs="Times New Roman"/>
        </w:rPr>
        <w:t xml:space="preserve"> </w:t>
      </w:r>
      <w:r w:rsidR="001F0484">
        <w:rPr>
          <w:rFonts w:ascii="Times New Roman" w:eastAsia="Times New Roman" w:hAnsi="Times New Roman" w:cs="Times New Roman"/>
        </w:rPr>
        <w:t>km</w:t>
      </w:r>
      <w:r w:rsidR="001F0484" w:rsidRPr="001F0484">
        <w:rPr>
          <w:rFonts w:ascii="Times New Roman" w:eastAsia="Times New Roman" w:hAnsi="Times New Roman" w:cs="Times New Roman"/>
          <w:vertAlign w:val="superscript"/>
        </w:rPr>
        <w:t>2</w:t>
      </w:r>
      <w:r w:rsidR="00571B7B">
        <w:rPr>
          <w:rFonts w:ascii="Times New Roman" w:eastAsia="Times New Roman" w:hAnsi="Times New Roman" w:cs="Times New Roman"/>
          <w:vertAlign w:val="superscript"/>
        </w:rPr>
        <w:t xml:space="preserve"> </w:t>
      </w:r>
      <w:r w:rsidR="0061673B">
        <w:rPr>
          <w:rFonts w:ascii="Times New Roman" w:eastAsia="Times New Roman" w:hAnsi="Times New Roman" w:cs="Times New Roman"/>
          <w:vertAlign w:val="superscript"/>
        </w:rPr>
        <w:fldChar w:fldCharType="begin"/>
      </w:r>
      <w:r w:rsidR="000B537F">
        <w:rPr>
          <w:rFonts w:ascii="Times New Roman" w:eastAsia="Times New Roman" w:hAnsi="Times New Roman" w:cs="Times New Roman"/>
          <w:vertAlign w:val="superscript"/>
        </w:rPr>
        <w:instrText xml:space="preserve"> ADDIN ZOTERO_ITEM CSL_CITATION {"citationID":"p8RWR7BI","properties":{"formattedCitation":"(Gray et al., 2012; Riley et al., 2021)","plainCitation":"(Gray et al., 2012; Riley et al., 2021)","noteIndex":0},"citationItems":[{"id":6159,"uris":["http://zotero.org/users/5904228/items/8PM4JE3D"],"itemData":{"id":6159,"type":"article-journal","container-title":"Biodiversity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M."}],"issued":{"date-parts":[["2021",1,15]]}}}],"schema":"https://github.com/citation-style-language/schema/raw/master/csl-citation.json"} </w:instrText>
      </w:r>
      <w:r w:rsidR="0061673B">
        <w:rPr>
          <w:rFonts w:ascii="Times New Roman" w:eastAsia="Times New Roman" w:hAnsi="Times New Roman" w:cs="Times New Roman"/>
          <w:vertAlign w:val="superscript"/>
        </w:rPr>
        <w:fldChar w:fldCharType="separate"/>
      </w:r>
      <w:r w:rsidR="000B537F">
        <w:rPr>
          <w:rFonts w:ascii="Times New Roman" w:eastAsia="Times New Roman" w:hAnsi="Times New Roman" w:cs="Times New Roman"/>
          <w:noProof/>
        </w:rPr>
        <w:t>(Gray et al., 2012; Riley et al., 2021)</w:t>
      </w:r>
      <w:r w:rsidR="0061673B">
        <w:rPr>
          <w:rFonts w:ascii="Times New Roman" w:eastAsia="Times New Roman" w:hAnsi="Times New Roman" w:cs="Times New Roman"/>
          <w:vertAlign w:val="superscript"/>
        </w:rPr>
        <w:fldChar w:fldCharType="end"/>
      </w:r>
      <w:r w:rsidR="0061673B">
        <w:rPr>
          <w:rFonts w:ascii="Times New Roman" w:eastAsia="Times New Roman" w:hAnsi="Times New Roman" w:cs="Times New Roman"/>
        </w:rPr>
        <w:t xml:space="preserve">. </w:t>
      </w:r>
      <w:r w:rsidRPr="00860874">
        <w:rPr>
          <w:rFonts w:ascii="Times New Roman" w:eastAsia="Times New Roman" w:hAnsi="Times New Roman" w:cs="Times New Roman"/>
        </w:rPr>
        <w:t>While representing a sparse network</w:t>
      </w:r>
      <w:r w:rsidR="000B537F">
        <w:rPr>
          <w:rFonts w:ascii="Times New Roman" w:eastAsia="Times New Roman" w:hAnsi="Times New Roman" w:cs="Times New Roman"/>
        </w:rPr>
        <w:t xml:space="preserve"> of field plots</w:t>
      </w:r>
      <w:r w:rsidRPr="00860874">
        <w:rPr>
          <w:rFonts w:ascii="Times New Roman" w:eastAsia="Times New Roman" w:hAnsi="Times New Roman" w:cs="Times New Roman"/>
        </w:rPr>
        <w:t>, the TreeMap demonstrates good agreement</w:t>
      </w:r>
      <w:r w:rsidR="0061673B">
        <w:rPr>
          <w:rFonts w:ascii="Times New Roman" w:eastAsia="Times New Roman" w:hAnsi="Times New Roman" w:cs="Times New Roman"/>
        </w:rPr>
        <w:t xml:space="preserve"> </w:t>
      </w:r>
      <w:r w:rsidRPr="00860874">
        <w:rPr>
          <w:rFonts w:ascii="Times New Roman" w:eastAsia="Times New Roman" w:hAnsi="Times New Roman" w:cs="Times New Roman"/>
        </w:rPr>
        <w:t xml:space="preserve">with existing vegetation, enabling estimation of </w:t>
      </w:r>
      <w:r w:rsidR="00BB6391">
        <w:rPr>
          <w:rFonts w:ascii="Times New Roman" w:eastAsia="Times New Roman" w:hAnsi="Times New Roman" w:cs="Times New Roman"/>
        </w:rPr>
        <w:t xml:space="preserve">wall-to-wall </w:t>
      </w:r>
      <w:r w:rsidRPr="00860874">
        <w:rPr>
          <w:rFonts w:ascii="Times New Roman" w:eastAsia="Times New Roman" w:hAnsi="Times New Roman" w:cs="Times New Roman"/>
        </w:rPr>
        <w:t xml:space="preserve">forest </w:t>
      </w:r>
      <w:r w:rsidR="003133A0">
        <w:rPr>
          <w:rFonts w:ascii="Times New Roman" w:eastAsia="Times New Roman" w:hAnsi="Times New Roman" w:cs="Times New Roman"/>
        </w:rPr>
        <w:t>characteristics</w:t>
      </w:r>
      <w:r w:rsidR="00AD4F4E">
        <w:rPr>
          <w:rFonts w:ascii="Times New Roman" w:eastAsia="Times New Roman" w:hAnsi="Times New Roman" w:cs="Times New Roman"/>
        </w:rPr>
        <w:t xml:space="preserve">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{"citationID":"aac72gy6","properties":{"formattedCitation":"(Riley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We use the TreeMap to, (</w:t>
      </w:r>
      <w:r w:rsidRPr="00135471">
        <w:rPr>
          <w:rFonts w:ascii="Times New Roman" w:eastAsia="Times New Roman" w:hAnsi="Times New Roman" w:cs="Times New Roman"/>
          <w:b/>
          <w:bCs/>
        </w:rPr>
        <w:t>i</w:t>
      </w:r>
      <w:r w:rsidRPr="00860874">
        <w:rPr>
          <w:rFonts w:ascii="Times New Roman" w:eastAsia="Times New Roman" w:hAnsi="Times New Roman" w:cs="Times New Roman"/>
        </w:rPr>
        <w:t xml:space="preserve">) identify gridcell majority forest </w:t>
      </w:r>
      <w:r w:rsidR="00050735">
        <w:rPr>
          <w:rFonts w:ascii="Times New Roman" w:eastAsia="Times New Roman" w:hAnsi="Times New Roman" w:cs="Times New Roman"/>
        </w:rPr>
        <w:t>cover</w:t>
      </w:r>
      <w:r w:rsidR="00E06F5A">
        <w:rPr>
          <w:rFonts w:ascii="Times New Roman" w:eastAsia="Times New Roman" w:hAnsi="Times New Roman" w:cs="Times New Roman"/>
        </w:rPr>
        <w:t xml:space="preserve"> type</w:t>
      </w:r>
      <w:r w:rsidRPr="00860874">
        <w:rPr>
          <w:rFonts w:ascii="Times New Roman" w:eastAsia="Times New Roman" w:hAnsi="Times New Roman" w:cs="Times New Roman"/>
        </w:rPr>
        <w:t>, and (</w:t>
      </w:r>
      <w:r w:rsidRPr="00135471">
        <w:rPr>
          <w:rFonts w:ascii="Times New Roman" w:eastAsia="Times New Roman" w:hAnsi="Times New Roman" w:cs="Times New Roman"/>
          <w:b/>
          <w:bCs/>
        </w:rPr>
        <w:t>ii</w:t>
      </w:r>
      <w:r w:rsidRPr="00860874">
        <w:rPr>
          <w:rFonts w:ascii="Times New Roman" w:eastAsia="Times New Roman" w:hAnsi="Times New Roman" w:cs="Times New Roman"/>
        </w:rPr>
        <w:t xml:space="preserve">) </w:t>
      </w:r>
      <w:r w:rsidR="005E5CC1">
        <w:rPr>
          <w:rFonts w:ascii="Times New Roman" w:eastAsia="Times New Roman" w:hAnsi="Times New Roman" w:cs="Times New Roman"/>
        </w:rPr>
        <w:t>estimate</w:t>
      </w:r>
      <w:r w:rsidRPr="00860874">
        <w:rPr>
          <w:rFonts w:ascii="Times New Roman" w:eastAsia="Times New Roman" w:hAnsi="Times New Roman" w:cs="Times New Roman"/>
        </w:rPr>
        <w:t xml:space="preserve"> </w:t>
      </w:r>
      <w:r w:rsidR="0025764F">
        <w:rPr>
          <w:rFonts w:ascii="Times New Roman" w:eastAsia="Times New Roman" w:hAnsi="Times New Roman" w:cs="Times New Roman"/>
        </w:rPr>
        <w:t>forest composition and</w:t>
      </w:r>
      <w:r w:rsidRPr="00860874">
        <w:rPr>
          <w:rFonts w:ascii="Times New Roman" w:eastAsia="Times New Roman" w:hAnsi="Times New Roman" w:cs="Times New Roman"/>
        </w:rPr>
        <w:t xml:space="preserve"> structure metrics from the </w:t>
      </w:r>
      <w:r w:rsidRPr="00860874">
        <w:rPr>
          <w:rFonts w:ascii="Times New Roman" w:eastAsia="Times New Roman" w:hAnsi="Times New Roman" w:cs="Times New Roman"/>
          <w:i/>
        </w:rPr>
        <w:t>Tree Table</w:t>
      </w:r>
      <w:r w:rsidR="003748E6">
        <w:rPr>
          <w:rFonts w:ascii="Times New Roman" w:eastAsia="Times New Roman" w:hAnsi="Times New Roman" w:cs="Times New Roman"/>
          <w:iCs/>
        </w:rPr>
        <w:t xml:space="preserve">, which links </w:t>
      </w:r>
      <w:r w:rsidR="000D7640">
        <w:rPr>
          <w:rFonts w:ascii="Times New Roman" w:eastAsia="Times New Roman" w:hAnsi="Times New Roman" w:cs="Times New Roman"/>
          <w:iCs/>
        </w:rPr>
        <w:t xml:space="preserve">TreeMap pixels to their </w:t>
      </w:r>
      <w:r w:rsidR="006619D4">
        <w:rPr>
          <w:rFonts w:ascii="Times New Roman" w:eastAsia="Times New Roman" w:hAnsi="Times New Roman" w:cs="Times New Roman"/>
          <w:iCs/>
        </w:rPr>
        <w:t xml:space="preserve">imputed </w:t>
      </w:r>
      <w:r w:rsidR="000D7640">
        <w:rPr>
          <w:rFonts w:ascii="Times New Roman" w:eastAsia="Times New Roman" w:hAnsi="Times New Roman" w:cs="Times New Roman"/>
          <w:iCs/>
        </w:rPr>
        <w:t xml:space="preserve">FIA </w:t>
      </w:r>
      <w:r w:rsidR="00BA3F34">
        <w:rPr>
          <w:rFonts w:ascii="Times New Roman" w:eastAsia="Times New Roman" w:hAnsi="Times New Roman" w:cs="Times New Roman"/>
          <w:iCs/>
        </w:rPr>
        <w:t>tree-</w:t>
      </w:r>
      <w:r w:rsidR="00184B56">
        <w:rPr>
          <w:rFonts w:ascii="Times New Roman" w:eastAsia="Times New Roman" w:hAnsi="Times New Roman" w:cs="Times New Roman"/>
          <w:iCs/>
        </w:rPr>
        <w:t>level</w:t>
      </w:r>
      <w:r w:rsidR="00BA3F34">
        <w:rPr>
          <w:rFonts w:ascii="Times New Roman" w:eastAsia="Times New Roman" w:hAnsi="Times New Roman" w:cs="Times New Roman"/>
          <w:iCs/>
        </w:rPr>
        <w:t xml:space="preserve"> </w:t>
      </w:r>
      <w:r w:rsidR="003B441A">
        <w:rPr>
          <w:rFonts w:ascii="Times New Roman" w:eastAsia="Times New Roman" w:hAnsi="Times New Roman" w:cs="Times New Roman"/>
          <w:iCs/>
        </w:rPr>
        <w:t>data</w:t>
      </w:r>
      <w:r w:rsidRPr="00860874">
        <w:rPr>
          <w:rFonts w:ascii="Times New Roman" w:eastAsia="Times New Roman" w:hAnsi="Times New Roman" w:cs="Times New Roman"/>
        </w:rPr>
        <w:t>.</w:t>
      </w:r>
      <w:r w:rsidR="00A822F1">
        <w:rPr>
          <w:rFonts w:ascii="Times New Roman" w:eastAsia="Times New Roman" w:hAnsi="Times New Roman" w:cs="Times New Roman"/>
        </w:rPr>
        <w:t xml:space="preserve"> </w:t>
      </w:r>
      <w:r w:rsidR="005927CA">
        <w:rPr>
          <w:rFonts w:ascii="Times New Roman" w:eastAsia="Times New Roman" w:hAnsi="Times New Roman" w:cs="Times New Roman"/>
        </w:rPr>
        <w:t xml:space="preserve">We focused efforts on commonly occurring forest types in the Southern Rockies </w:t>
      </w:r>
      <w:r w:rsidR="00475FBF">
        <w:rPr>
          <w:rFonts w:ascii="Times New Roman" w:eastAsia="Times New Roman" w:hAnsi="Times New Roman" w:cs="Times New Roman"/>
        </w:rPr>
        <w:t>including</w:t>
      </w:r>
      <w:r w:rsidR="005927CA">
        <w:rPr>
          <w:rFonts w:ascii="Times New Roman" w:eastAsia="Times New Roman" w:hAnsi="Times New Roman" w:cs="Times New Roman"/>
        </w:rPr>
        <w:t xml:space="preserve"> lodgepole pine, ponderosa pine, spruce-fir (Engelmann spruce and subalpine fir)</w:t>
      </w:r>
      <w:r w:rsidR="00114A8A">
        <w:rPr>
          <w:rFonts w:ascii="Times New Roman" w:eastAsia="Times New Roman" w:hAnsi="Times New Roman" w:cs="Times New Roman"/>
        </w:rPr>
        <w:t>, Douglas-fir, white fir,</w:t>
      </w:r>
      <w:r w:rsidR="00F172EE">
        <w:rPr>
          <w:rFonts w:ascii="Times New Roman" w:eastAsia="Times New Roman" w:hAnsi="Times New Roman" w:cs="Times New Roman"/>
        </w:rPr>
        <w:t xml:space="preserve"> pinon-juniper,</w:t>
      </w:r>
      <w:r w:rsidR="00114A8A">
        <w:rPr>
          <w:rFonts w:ascii="Times New Roman" w:eastAsia="Times New Roman" w:hAnsi="Times New Roman" w:cs="Times New Roman"/>
        </w:rPr>
        <w:t xml:space="preserve"> Gambel oak, and quaking aspen (</w:t>
      </w:r>
      <w:r w:rsidR="00114A8A" w:rsidRPr="00114A8A">
        <w:rPr>
          <w:rFonts w:ascii="Times New Roman" w:eastAsia="Times New Roman" w:hAnsi="Times New Roman" w:cs="Times New Roman"/>
          <w:b/>
          <w:bCs/>
        </w:rPr>
        <w:t>Appendix X</w:t>
      </w:r>
      <w:r w:rsidR="00114A8A">
        <w:rPr>
          <w:rFonts w:ascii="Times New Roman" w:eastAsia="Times New Roman" w:hAnsi="Times New Roman" w:cs="Times New Roman"/>
        </w:rPr>
        <w:t>).</w:t>
      </w:r>
      <w:r w:rsidR="00F172EE">
        <w:rPr>
          <w:rFonts w:ascii="Times New Roman" w:eastAsia="Times New Roman" w:hAnsi="Times New Roman" w:cs="Times New Roman"/>
        </w:rPr>
        <w:t xml:space="preserve"> </w:t>
      </w:r>
    </w:p>
    <w:p w14:paraId="78C3C778" w14:textId="0D6A9F25" w:rsidR="00485FDF" w:rsidRDefault="000D7640">
      <w:pPr>
        <w:spacing w:before="120" w:after="120"/>
        <w:rPr>
          <w:rFonts w:ascii="Times New Roman" w:eastAsia="Times New Roman" w:hAnsi="Times New Roman" w:cs="Times New Roman"/>
        </w:rPr>
      </w:pPr>
      <w:r>
        <w:rPr>
          <w:rFonts w:ascii="Times New Roman" w:eastAsia="Times New Roman" w:hAnsi="Times New Roman" w:cs="Times New Roman"/>
        </w:rPr>
        <w:t>For (</w:t>
      </w:r>
      <w:r w:rsidRPr="00135471">
        <w:rPr>
          <w:rFonts w:ascii="Times New Roman" w:eastAsia="Times New Roman" w:hAnsi="Times New Roman" w:cs="Times New Roman"/>
          <w:b/>
          <w:bCs/>
        </w:rPr>
        <w:t>i</w:t>
      </w:r>
      <w:r>
        <w:rPr>
          <w:rFonts w:ascii="Times New Roman" w:eastAsia="Times New Roman" w:hAnsi="Times New Roman" w:cs="Times New Roman"/>
        </w:rPr>
        <w:t xml:space="preserve">), </w:t>
      </w:r>
      <w:r w:rsidR="00E4092A">
        <w:rPr>
          <w:rFonts w:ascii="Times New Roman" w:eastAsia="Times New Roman" w:hAnsi="Times New Roman" w:cs="Times New Roman"/>
        </w:rPr>
        <w:t>the algorithmic forest type (</w:t>
      </w:r>
      <w:r w:rsidR="00E4092A" w:rsidRPr="00E4092A">
        <w:rPr>
          <w:rFonts w:ascii="Times New Roman" w:eastAsia="Times New Roman" w:hAnsi="Times New Roman" w:cs="Times New Roman"/>
          <w:i/>
          <w:iCs/>
        </w:rPr>
        <w:t>FORTYPCD</w:t>
      </w:r>
      <w:r w:rsidR="00E4092A">
        <w:rPr>
          <w:rFonts w:ascii="Times New Roman" w:eastAsia="Times New Roman" w:hAnsi="Times New Roman" w:cs="Times New Roman"/>
        </w:rPr>
        <w:t>)</w:t>
      </w:r>
      <w:r w:rsidR="00CF0135">
        <w:rPr>
          <w:rFonts w:ascii="Times New Roman" w:eastAsia="Times New Roman" w:hAnsi="Times New Roman" w:cs="Times New Roman"/>
        </w:rPr>
        <w:t>, which</w:t>
      </w:r>
      <w:r w:rsidR="001302BB">
        <w:rPr>
          <w:rFonts w:ascii="Times New Roman" w:eastAsia="Times New Roman" w:hAnsi="Times New Roman" w:cs="Times New Roman"/>
        </w:rPr>
        <w:t xml:space="preserve"> </w:t>
      </w:r>
      <w:r w:rsidR="00CF0135">
        <w:rPr>
          <w:rFonts w:ascii="Times New Roman" w:eastAsia="Times New Roman" w:hAnsi="Times New Roman" w:cs="Times New Roman"/>
        </w:rPr>
        <w:t>aligns with LANDFIRE</w:t>
      </w:r>
      <w:r w:rsidR="0079246A">
        <w:rPr>
          <w:rFonts w:ascii="Times New Roman" w:eastAsia="Times New Roman" w:hAnsi="Times New Roman" w:cs="Times New Roman"/>
        </w:rPr>
        <w:t xml:space="preserve"> existing vegetation</w:t>
      </w:r>
      <w:r w:rsidR="00D55EFE">
        <w:rPr>
          <w:rFonts w:ascii="Times New Roman" w:eastAsia="Times New Roman" w:hAnsi="Times New Roman" w:cs="Times New Roman"/>
        </w:rPr>
        <w:t xml:space="preserve"> type</w:t>
      </w:r>
      <w:r w:rsidR="0079246A">
        <w:rPr>
          <w:rFonts w:ascii="Times New Roman" w:eastAsia="Times New Roman" w:hAnsi="Times New Roman" w:cs="Times New Roman"/>
        </w:rPr>
        <w:t>,</w:t>
      </w:r>
      <w:r w:rsidR="00CF0135">
        <w:rPr>
          <w:rFonts w:ascii="Times New Roman" w:eastAsia="Times New Roman" w:hAnsi="Times New Roman" w:cs="Times New Roman"/>
        </w:rPr>
        <w:t xml:space="preserve"> was used to calculate the percent</w:t>
      </w:r>
      <w:r w:rsidR="001E214F">
        <w:rPr>
          <w:rFonts w:ascii="Times New Roman" w:eastAsia="Times New Roman" w:hAnsi="Times New Roman" w:cs="Times New Roman"/>
        </w:rPr>
        <w:t xml:space="preserve"> </w:t>
      </w:r>
      <w:r w:rsidR="00CF0135">
        <w:rPr>
          <w:rFonts w:ascii="Times New Roman" w:eastAsia="Times New Roman" w:hAnsi="Times New Roman" w:cs="Times New Roman"/>
        </w:rPr>
        <w:t>of each forest type present in a gridcell</w:t>
      </w:r>
      <w:r w:rsidR="00626941">
        <w:rPr>
          <w:rFonts w:ascii="Times New Roman" w:eastAsia="Times New Roman" w:hAnsi="Times New Roman" w:cs="Times New Roman"/>
        </w:rPr>
        <w:t xml:space="preserve"> </w:t>
      </w:r>
      <w:r w:rsidR="00ED44ED">
        <w:rPr>
          <w:rFonts w:ascii="Times New Roman" w:eastAsia="Times New Roman" w:hAnsi="Times New Roman" w:cs="Times New Roman"/>
        </w:rPr>
        <w:t xml:space="preserve">measured as the proportion of </w:t>
      </w:r>
      <w:r w:rsidR="00C55098">
        <w:rPr>
          <w:rFonts w:ascii="Times New Roman" w:eastAsia="Times New Roman" w:hAnsi="Times New Roman" w:cs="Times New Roman"/>
        </w:rPr>
        <w:t>gridcell</w:t>
      </w:r>
      <w:r w:rsidR="00ED44ED">
        <w:rPr>
          <w:rFonts w:ascii="Times New Roman" w:eastAsia="Times New Roman" w:hAnsi="Times New Roman" w:cs="Times New Roman"/>
        </w:rPr>
        <w:t xml:space="preserve"> area</w:t>
      </w:r>
      <w:r w:rsidR="00CF0135">
        <w:rPr>
          <w:rFonts w:ascii="Times New Roman" w:eastAsia="Times New Roman" w:hAnsi="Times New Roman" w:cs="Times New Roman"/>
        </w:rPr>
        <w:t>.</w:t>
      </w:r>
      <w:r w:rsidR="00626941">
        <w:rPr>
          <w:rFonts w:ascii="Times New Roman" w:eastAsia="Times New Roman" w:hAnsi="Times New Roman" w:cs="Times New Roman"/>
        </w:rPr>
        <w:t xml:space="preserve"> </w:t>
      </w:r>
      <w:r w:rsidR="00C55098">
        <w:rPr>
          <w:rFonts w:ascii="Times New Roman" w:eastAsia="Times New Roman" w:hAnsi="Times New Roman" w:cs="Times New Roman"/>
        </w:rPr>
        <w:t>The m</w:t>
      </w:r>
      <w:r w:rsidR="00AA2714">
        <w:rPr>
          <w:rFonts w:ascii="Times New Roman" w:eastAsia="Times New Roman" w:hAnsi="Times New Roman" w:cs="Times New Roman"/>
        </w:rPr>
        <w:t xml:space="preserve">ajority forest type represents </w:t>
      </w:r>
      <w:r w:rsidR="003A6126">
        <w:rPr>
          <w:rFonts w:ascii="Times New Roman" w:eastAsia="Times New Roman" w:hAnsi="Times New Roman" w:cs="Times New Roman"/>
        </w:rPr>
        <w:t>that with the</w:t>
      </w:r>
      <w:r w:rsidR="00E5783D">
        <w:rPr>
          <w:rFonts w:ascii="Times New Roman" w:eastAsia="Times New Roman" w:hAnsi="Times New Roman" w:cs="Times New Roman"/>
        </w:rPr>
        <w:t xml:space="preserve"> greatest proportion of gridcell area. </w:t>
      </w:r>
      <w:r w:rsidR="0079246A">
        <w:rPr>
          <w:rFonts w:ascii="Times New Roman" w:eastAsia="Times New Roman" w:hAnsi="Times New Roman" w:cs="Times New Roman"/>
        </w:rPr>
        <w:t>For (</w:t>
      </w:r>
      <w:r w:rsidR="0079246A" w:rsidRPr="00135471">
        <w:rPr>
          <w:rFonts w:ascii="Times New Roman" w:eastAsia="Times New Roman" w:hAnsi="Times New Roman" w:cs="Times New Roman"/>
          <w:b/>
          <w:bCs/>
        </w:rPr>
        <w:t>ii</w:t>
      </w:r>
      <w:r w:rsidR="0079246A">
        <w:rPr>
          <w:rFonts w:ascii="Times New Roman" w:eastAsia="Times New Roman" w:hAnsi="Times New Roman" w:cs="Times New Roman"/>
        </w:rPr>
        <w:t>),</w:t>
      </w:r>
      <w:r w:rsidR="009A4D95">
        <w:rPr>
          <w:rFonts w:ascii="Times New Roman" w:eastAsia="Times New Roman" w:hAnsi="Times New Roman" w:cs="Times New Roman"/>
        </w:rPr>
        <w:t xml:space="preserve"> </w:t>
      </w:r>
      <w:r w:rsidR="00B90DFF">
        <w:rPr>
          <w:rFonts w:ascii="Times New Roman" w:eastAsia="Times New Roman" w:hAnsi="Times New Roman" w:cs="Times New Roman"/>
        </w:rPr>
        <w:t>following methods from Riley et al. (2021)</w:t>
      </w:r>
      <w:r w:rsidR="001D6552">
        <w:rPr>
          <w:rFonts w:ascii="Times New Roman" w:eastAsia="Times New Roman" w:hAnsi="Times New Roman" w:cs="Times New Roman"/>
        </w:rPr>
        <w:t>, we linked</w:t>
      </w:r>
      <w:r w:rsidR="003017C0">
        <w:rPr>
          <w:rFonts w:ascii="Times New Roman" w:eastAsia="Times New Roman" w:hAnsi="Times New Roman" w:cs="Times New Roman"/>
        </w:rPr>
        <w:t xml:space="preserve"> </w:t>
      </w:r>
      <w:r w:rsidR="001D6552">
        <w:rPr>
          <w:rFonts w:ascii="Times New Roman" w:eastAsia="Times New Roman" w:hAnsi="Times New Roman" w:cs="Times New Roman"/>
        </w:rPr>
        <w:t>TreeMap pixel</w:t>
      </w:r>
      <w:r w:rsidR="003017C0">
        <w:rPr>
          <w:rFonts w:ascii="Times New Roman" w:eastAsia="Times New Roman" w:hAnsi="Times New Roman" w:cs="Times New Roman"/>
        </w:rPr>
        <w:t>s</w:t>
      </w:r>
      <w:r w:rsidR="001D6552">
        <w:rPr>
          <w:rFonts w:ascii="Times New Roman" w:eastAsia="Times New Roman" w:hAnsi="Times New Roman" w:cs="Times New Roman"/>
        </w:rPr>
        <w:t xml:space="preserve"> to </w:t>
      </w:r>
      <w:r w:rsidR="003017C0">
        <w:rPr>
          <w:rFonts w:ascii="Times New Roman" w:eastAsia="Times New Roman" w:hAnsi="Times New Roman" w:cs="Times New Roman"/>
        </w:rPr>
        <w:t>their</w:t>
      </w:r>
      <w:r w:rsidR="001D6552">
        <w:rPr>
          <w:rFonts w:ascii="Times New Roman" w:eastAsia="Times New Roman" w:hAnsi="Times New Roman" w:cs="Times New Roman"/>
        </w:rPr>
        <w:t xml:space="preserve"> imputed tree-level information</w:t>
      </w:r>
      <w:r w:rsidR="00797838">
        <w:rPr>
          <w:rFonts w:ascii="Times New Roman" w:eastAsia="Times New Roman" w:hAnsi="Times New Roman" w:cs="Times New Roman"/>
        </w:rPr>
        <w:t xml:space="preserve"> (the TreeMap </w:t>
      </w:r>
      <w:r w:rsidR="00797838">
        <w:rPr>
          <w:rFonts w:ascii="Times New Roman" w:eastAsia="Times New Roman" w:hAnsi="Times New Roman" w:cs="Times New Roman"/>
          <w:i/>
          <w:iCs/>
        </w:rPr>
        <w:t>Tree Table</w:t>
      </w:r>
      <w:r w:rsidR="00797838">
        <w:rPr>
          <w:rFonts w:ascii="Times New Roman" w:eastAsia="Times New Roman" w:hAnsi="Times New Roman" w:cs="Times New Roman"/>
        </w:rPr>
        <w:t>)</w:t>
      </w:r>
      <w:r w:rsidR="001D6552">
        <w:rPr>
          <w:rFonts w:ascii="Times New Roman" w:eastAsia="Times New Roman" w:hAnsi="Times New Roman" w:cs="Times New Roman"/>
        </w:rPr>
        <w:t xml:space="preserve"> using the </w:t>
      </w:r>
      <w:r w:rsidR="001D6552">
        <w:rPr>
          <w:rFonts w:ascii="Times New Roman" w:eastAsia="Times New Roman" w:hAnsi="Times New Roman" w:cs="Times New Roman"/>
          <w:i/>
          <w:iCs/>
        </w:rPr>
        <w:t>TM_ID</w:t>
      </w:r>
      <w:r w:rsidR="001D6552">
        <w:rPr>
          <w:rFonts w:ascii="Times New Roman" w:eastAsia="Times New Roman" w:hAnsi="Times New Roman" w:cs="Times New Roman"/>
        </w:rPr>
        <w:t xml:space="preserve"> attribute.</w:t>
      </w:r>
      <w:r w:rsidR="00B90DFF">
        <w:rPr>
          <w:rFonts w:ascii="Times New Roman" w:eastAsia="Times New Roman" w:hAnsi="Times New Roman" w:cs="Times New Roman"/>
        </w:rPr>
        <w:t xml:space="preserve"> </w:t>
      </w:r>
      <w:r w:rsidR="00F70AC8">
        <w:rPr>
          <w:rFonts w:ascii="Times New Roman" w:eastAsia="Times New Roman" w:hAnsi="Times New Roman" w:cs="Times New Roman"/>
        </w:rPr>
        <w:t>W</w:t>
      </w:r>
      <w:r w:rsidR="009A4D95">
        <w:rPr>
          <w:rFonts w:ascii="Times New Roman" w:eastAsia="Times New Roman" w:hAnsi="Times New Roman" w:cs="Times New Roman"/>
        </w:rPr>
        <w:t xml:space="preserve">e </w:t>
      </w:r>
      <w:r w:rsidR="005B4DF3">
        <w:rPr>
          <w:rFonts w:ascii="Times New Roman" w:eastAsia="Times New Roman" w:hAnsi="Times New Roman" w:cs="Times New Roman"/>
        </w:rPr>
        <w:t>calculated</w:t>
      </w:r>
      <w:r w:rsidR="00BD0C13">
        <w:rPr>
          <w:rFonts w:ascii="Times New Roman" w:eastAsia="Times New Roman" w:hAnsi="Times New Roman" w:cs="Times New Roman"/>
        </w:rPr>
        <w:t xml:space="preserve"> the </w:t>
      </w:r>
      <w:r w:rsidR="00AB37AC">
        <w:rPr>
          <w:rFonts w:ascii="Times New Roman" w:eastAsia="Times New Roman" w:hAnsi="Times New Roman" w:cs="Times New Roman"/>
        </w:rPr>
        <w:t xml:space="preserve">live basal area of each </w:t>
      </w:r>
      <w:r w:rsidR="0005722D">
        <w:rPr>
          <w:rFonts w:ascii="Times New Roman" w:eastAsia="Times New Roman" w:hAnsi="Times New Roman" w:cs="Times New Roman"/>
        </w:rPr>
        <w:t xml:space="preserve">measured </w:t>
      </w:r>
      <w:r w:rsidR="00AB37AC">
        <w:rPr>
          <w:rFonts w:ascii="Times New Roman" w:eastAsia="Times New Roman" w:hAnsi="Times New Roman" w:cs="Times New Roman"/>
        </w:rPr>
        <w:t xml:space="preserve">tree </w:t>
      </w:r>
      <w:r w:rsidR="005B4DF3">
        <w:rPr>
          <w:rFonts w:ascii="Times New Roman" w:eastAsia="Times New Roman" w:hAnsi="Times New Roman" w:cs="Times New Roman"/>
        </w:rPr>
        <w:t xml:space="preserve">using </w:t>
      </w:r>
      <w:r w:rsidR="00AB37AC">
        <w:rPr>
          <w:rFonts w:ascii="Times New Roman" w:eastAsia="Times New Roman" w:hAnsi="Times New Roman" w:cs="Times New Roman"/>
        </w:rPr>
        <w:t>its</w:t>
      </w:r>
      <w:r w:rsidR="00B50699">
        <w:rPr>
          <w:rFonts w:ascii="Times New Roman" w:eastAsia="Times New Roman" w:hAnsi="Times New Roman" w:cs="Times New Roman"/>
        </w:rPr>
        <w:t xml:space="preserve"> diameter</w:t>
      </w:r>
      <w:r w:rsidR="005B4DF3">
        <w:rPr>
          <w:rFonts w:ascii="Times New Roman" w:eastAsia="Times New Roman" w:hAnsi="Times New Roman" w:cs="Times New Roman"/>
        </w:rPr>
        <w:t xml:space="preserve"> </w:t>
      </w:r>
      <w:r w:rsidR="00B50699">
        <w:rPr>
          <w:rFonts w:ascii="Times New Roman" w:eastAsia="Times New Roman" w:hAnsi="Times New Roman" w:cs="Times New Roman"/>
        </w:rPr>
        <w:t>(</w:t>
      </w:r>
      <w:r w:rsidR="005B4DF3">
        <w:rPr>
          <w:rFonts w:ascii="Times New Roman" w:eastAsia="Times New Roman" w:hAnsi="Times New Roman" w:cs="Times New Roman"/>
          <w:i/>
          <w:iCs/>
        </w:rPr>
        <w:t>DIA</w:t>
      </w:r>
      <w:r w:rsidR="00543913">
        <w:rPr>
          <w:rFonts w:ascii="Times New Roman" w:eastAsia="Times New Roman" w:hAnsi="Times New Roman" w:cs="Times New Roman"/>
        </w:rPr>
        <w:t xml:space="preserve"> in the </w:t>
      </w:r>
      <w:r w:rsidR="00543913">
        <w:rPr>
          <w:rFonts w:ascii="Times New Roman" w:eastAsia="Times New Roman" w:hAnsi="Times New Roman" w:cs="Times New Roman"/>
          <w:i/>
          <w:iCs/>
        </w:rPr>
        <w:t>Tree Table</w:t>
      </w:r>
      <w:r w:rsidR="00B50699">
        <w:rPr>
          <w:rFonts w:ascii="Times New Roman" w:eastAsia="Times New Roman" w:hAnsi="Times New Roman" w:cs="Times New Roman"/>
        </w:rPr>
        <w:t>)</w:t>
      </w:r>
      <w:r w:rsidR="00406D0A">
        <w:rPr>
          <w:rFonts w:ascii="Times New Roman" w:eastAsia="Times New Roman" w:hAnsi="Times New Roman" w:cs="Times New Roman"/>
        </w:rPr>
        <w:t xml:space="preserve">, </w:t>
      </w:r>
      <w:r w:rsidR="00B90DFF">
        <w:rPr>
          <w:rFonts w:ascii="Times New Roman" w:eastAsia="Times New Roman" w:hAnsi="Times New Roman" w:cs="Times New Roman"/>
        </w:rPr>
        <w:t xml:space="preserve">which was then multiplied by </w:t>
      </w:r>
      <w:r w:rsidR="007A216F">
        <w:rPr>
          <w:rFonts w:ascii="Times New Roman" w:eastAsia="Times New Roman" w:hAnsi="Times New Roman" w:cs="Times New Roman"/>
        </w:rPr>
        <w:t xml:space="preserve">the number of trees per </w:t>
      </w:r>
      <w:r w:rsidR="00FC042C">
        <w:rPr>
          <w:rFonts w:ascii="Times New Roman" w:eastAsia="Times New Roman" w:hAnsi="Times New Roman" w:cs="Times New Roman"/>
        </w:rPr>
        <w:t>acre</w:t>
      </w:r>
      <w:r w:rsidR="004654C5">
        <w:rPr>
          <w:rFonts w:ascii="Times New Roman" w:eastAsia="Times New Roman" w:hAnsi="Times New Roman" w:cs="Times New Roman"/>
        </w:rPr>
        <w:t xml:space="preserve"> it represents</w:t>
      </w:r>
      <w:r w:rsidR="007A216F">
        <w:rPr>
          <w:rFonts w:ascii="Times New Roman" w:eastAsia="Times New Roman" w:hAnsi="Times New Roman" w:cs="Times New Roman"/>
        </w:rPr>
        <w:t xml:space="preserve"> (</w:t>
      </w:r>
      <w:r w:rsidR="007A216F">
        <w:rPr>
          <w:rFonts w:ascii="Times New Roman" w:eastAsia="Times New Roman" w:hAnsi="Times New Roman" w:cs="Times New Roman"/>
          <w:i/>
          <w:iCs/>
        </w:rPr>
        <w:t>TPA_UNADJ</w:t>
      </w:r>
      <w:r w:rsidR="007A216F">
        <w:rPr>
          <w:rFonts w:ascii="Times New Roman" w:eastAsia="Times New Roman" w:hAnsi="Times New Roman" w:cs="Times New Roman"/>
        </w:rPr>
        <w:t xml:space="preserve"> in the </w:t>
      </w:r>
      <w:r w:rsidR="007A216F">
        <w:rPr>
          <w:rFonts w:ascii="Times New Roman" w:eastAsia="Times New Roman" w:hAnsi="Times New Roman" w:cs="Times New Roman"/>
          <w:i/>
          <w:iCs/>
        </w:rPr>
        <w:t>Tree Table</w:t>
      </w:r>
      <w:r w:rsidR="007A216F">
        <w:rPr>
          <w:rFonts w:ascii="Times New Roman" w:eastAsia="Times New Roman" w:hAnsi="Times New Roman" w:cs="Times New Roman"/>
        </w:rPr>
        <w:t>)</w:t>
      </w:r>
      <w:r w:rsidR="00074F33">
        <w:rPr>
          <w:rFonts w:ascii="Times New Roman" w:eastAsia="Times New Roman" w:hAnsi="Times New Roman" w:cs="Times New Roman"/>
        </w:rPr>
        <w:t xml:space="preserve"> and summed for each species in the plot</w:t>
      </w:r>
      <w:r w:rsidR="00A77C76">
        <w:rPr>
          <w:rFonts w:ascii="Times New Roman" w:eastAsia="Times New Roman" w:hAnsi="Times New Roman" w:cs="Times New Roman"/>
        </w:rPr>
        <w:t>.</w:t>
      </w:r>
      <w:r w:rsidR="00BF3BAC">
        <w:rPr>
          <w:rFonts w:ascii="Times New Roman" w:eastAsia="Times New Roman" w:hAnsi="Times New Roman" w:cs="Times New Roman"/>
        </w:rPr>
        <w:t xml:space="preserve"> </w:t>
      </w:r>
      <w:r w:rsidR="00271AE1">
        <w:rPr>
          <w:rFonts w:ascii="Times New Roman" w:eastAsia="Times New Roman" w:hAnsi="Times New Roman" w:cs="Times New Roman"/>
        </w:rPr>
        <w:t>W</w:t>
      </w:r>
      <w:r w:rsidR="0039135B">
        <w:rPr>
          <w:rFonts w:ascii="Times New Roman" w:eastAsia="Times New Roman" w:hAnsi="Times New Roman" w:cs="Times New Roman"/>
        </w:rPr>
        <w:t>e converted this to live basal area</w:t>
      </w:r>
      <w:r w:rsidR="00A77C76">
        <w:rPr>
          <w:rFonts w:ascii="Times New Roman" w:eastAsia="Times New Roman" w:hAnsi="Times New Roman" w:cs="Times New Roman"/>
        </w:rPr>
        <w:t xml:space="preserve"> </w:t>
      </w:r>
      <w:r w:rsidR="0039135B">
        <w:rPr>
          <w:rFonts w:ascii="Times New Roman" w:eastAsia="Times New Roman" w:hAnsi="Times New Roman" w:cs="Times New Roman"/>
          <w:i/>
          <w:iCs/>
        </w:rPr>
        <w:t>per pixel</w:t>
      </w:r>
      <w:r w:rsidR="0039135B">
        <w:rPr>
          <w:rFonts w:ascii="Times New Roman" w:eastAsia="Times New Roman" w:hAnsi="Times New Roman" w:cs="Times New Roman"/>
        </w:rPr>
        <w:t xml:space="preserve"> </w:t>
      </w:r>
      <w:r w:rsidR="0032067D">
        <w:rPr>
          <w:rFonts w:ascii="Times New Roman" w:eastAsia="Times New Roman" w:hAnsi="Times New Roman" w:cs="Times New Roman"/>
        </w:rPr>
        <w:t>using</w:t>
      </w:r>
      <w:r w:rsidR="00271AE1">
        <w:rPr>
          <w:rFonts w:ascii="Times New Roman" w:eastAsia="Times New Roman" w:hAnsi="Times New Roman" w:cs="Times New Roman"/>
        </w:rPr>
        <w:t xml:space="preserve"> a conversion factor </w:t>
      </w:r>
      <w:r w:rsidR="0005722D">
        <w:rPr>
          <w:rFonts w:ascii="Times New Roman" w:eastAsia="Times New Roman" w:hAnsi="Times New Roman" w:cs="Times New Roman"/>
        </w:rPr>
        <w:t>(</w:t>
      </w:r>
      <w:r w:rsidR="00CA71F9" w:rsidRPr="00CA71F9">
        <w:rPr>
          <w:rFonts w:ascii="Times New Roman" w:eastAsia="Times New Roman" w:hAnsi="Times New Roman" w:cs="Times New Roman"/>
        </w:rPr>
        <w:t>0.222395</w:t>
      </w:r>
      <w:r w:rsidR="00CA71F9">
        <w:rPr>
          <w:rFonts w:ascii="Times New Roman" w:eastAsia="Times New Roman" w:hAnsi="Times New Roman" w:cs="Times New Roman"/>
        </w:rPr>
        <w:t xml:space="preserve"> </w:t>
      </w:r>
      <w:r w:rsidR="003C6FCB">
        <w:rPr>
          <w:rFonts w:ascii="Times New Roman" w:eastAsia="Times New Roman" w:hAnsi="Times New Roman" w:cs="Times New Roman"/>
        </w:rPr>
        <w:t>acres/pixel</w:t>
      </w:r>
      <w:r w:rsidR="00D30B41">
        <w:rPr>
          <w:rFonts w:ascii="Times New Roman" w:eastAsia="Times New Roman" w:hAnsi="Times New Roman" w:cs="Times New Roman"/>
        </w:rPr>
        <w:t>).</w:t>
      </w:r>
      <w:r w:rsidR="0039135B">
        <w:rPr>
          <w:rFonts w:ascii="Times New Roman" w:eastAsia="Times New Roman" w:hAnsi="Times New Roman" w:cs="Times New Roman"/>
        </w:rPr>
        <w:t xml:space="preserve"> </w:t>
      </w:r>
      <w:r w:rsidR="00A147E0">
        <w:rPr>
          <w:rFonts w:ascii="Times New Roman" w:eastAsia="Times New Roman" w:hAnsi="Times New Roman" w:cs="Times New Roman"/>
        </w:rPr>
        <w:t xml:space="preserve">The total </w:t>
      </w:r>
      <w:r w:rsidR="009566DE">
        <w:rPr>
          <w:rFonts w:ascii="Times New Roman" w:eastAsia="Times New Roman" w:hAnsi="Times New Roman" w:cs="Times New Roman"/>
        </w:rPr>
        <w:t xml:space="preserve">live and dead </w:t>
      </w:r>
      <w:r w:rsidR="00A147E0">
        <w:rPr>
          <w:rFonts w:ascii="Times New Roman" w:eastAsia="Times New Roman" w:hAnsi="Times New Roman" w:cs="Times New Roman"/>
        </w:rPr>
        <w:t>tree</w:t>
      </w:r>
      <w:r w:rsidR="00412595">
        <w:rPr>
          <w:rFonts w:ascii="Times New Roman" w:eastAsia="Times New Roman" w:hAnsi="Times New Roman" w:cs="Times New Roman"/>
        </w:rPr>
        <w:t>s</w:t>
      </w:r>
      <w:r w:rsidR="00A147E0">
        <w:rPr>
          <w:rFonts w:ascii="Times New Roman" w:eastAsia="Times New Roman" w:hAnsi="Times New Roman" w:cs="Times New Roman"/>
        </w:rPr>
        <w:t xml:space="preserve"> per pixel (TPP)</w:t>
      </w:r>
      <w:r w:rsidR="00412595">
        <w:rPr>
          <w:rFonts w:ascii="Times New Roman" w:eastAsia="Times New Roman" w:hAnsi="Times New Roman" w:cs="Times New Roman"/>
        </w:rPr>
        <w:t>, hereafter referred to as abundance,</w:t>
      </w:r>
      <w:r w:rsidR="00A147E0">
        <w:rPr>
          <w:rFonts w:ascii="Times New Roman" w:eastAsia="Times New Roman" w:hAnsi="Times New Roman" w:cs="Times New Roman"/>
        </w:rPr>
        <w:t xml:space="preserve"> was also calculated</w:t>
      </w:r>
      <w:r w:rsidR="00297A56">
        <w:rPr>
          <w:rFonts w:ascii="Times New Roman" w:eastAsia="Times New Roman" w:hAnsi="Times New Roman" w:cs="Times New Roman"/>
        </w:rPr>
        <w:t xml:space="preserve"> </w:t>
      </w:r>
      <w:r w:rsidR="003C6FCB">
        <w:rPr>
          <w:rFonts w:ascii="Times New Roman" w:eastAsia="Times New Roman" w:hAnsi="Times New Roman" w:cs="Times New Roman"/>
        </w:rPr>
        <w:t>using th</w:t>
      </w:r>
      <w:r w:rsidR="00C858EE">
        <w:rPr>
          <w:rFonts w:ascii="Times New Roman" w:eastAsia="Times New Roman" w:hAnsi="Times New Roman" w:cs="Times New Roman"/>
        </w:rPr>
        <w:t>is</w:t>
      </w:r>
      <w:r w:rsidR="003C6FCB">
        <w:rPr>
          <w:rFonts w:ascii="Times New Roman" w:eastAsia="Times New Roman" w:hAnsi="Times New Roman" w:cs="Times New Roman"/>
        </w:rPr>
        <w:t xml:space="preserve"> conversion factor</w:t>
      </w:r>
      <w:r w:rsidR="00412595">
        <w:rPr>
          <w:rFonts w:ascii="Times New Roman" w:eastAsia="Times New Roman" w:hAnsi="Times New Roman" w:cs="Times New Roman"/>
        </w:rPr>
        <w:t>.</w:t>
      </w:r>
      <w:r w:rsidR="00297A56">
        <w:rPr>
          <w:rFonts w:ascii="Times New Roman" w:eastAsia="Times New Roman" w:hAnsi="Times New Roman" w:cs="Times New Roman"/>
        </w:rPr>
        <w:t xml:space="preserve"> </w:t>
      </w:r>
      <w:r w:rsidR="007B6D4C">
        <w:rPr>
          <w:rFonts w:ascii="Times New Roman" w:eastAsia="Times New Roman" w:hAnsi="Times New Roman" w:cs="Times New Roman"/>
        </w:rPr>
        <w:t>These</w:t>
      </w:r>
      <w:r w:rsidR="00297A56">
        <w:rPr>
          <w:rFonts w:ascii="Times New Roman" w:eastAsia="Times New Roman" w:hAnsi="Times New Roman" w:cs="Times New Roman"/>
        </w:rPr>
        <w:t xml:space="preserve"> metrics were</w:t>
      </w:r>
      <w:r w:rsidR="00915653">
        <w:rPr>
          <w:rFonts w:ascii="Times New Roman" w:eastAsia="Times New Roman" w:hAnsi="Times New Roman" w:cs="Times New Roman"/>
        </w:rPr>
        <w:t xml:space="preserve"> </w:t>
      </w:r>
      <w:r w:rsidR="00811257">
        <w:rPr>
          <w:rFonts w:ascii="Times New Roman" w:eastAsia="Times New Roman" w:hAnsi="Times New Roman" w:cs="Times New Roman"/>
        </w:rPr>
        <w:t xml:space="preserve">then </w:t>
      </w:r>
      <w:r w:rsidR="00915653">
        <w:rPr>
          <w:rFonts w:ascii="Times New Roman" w:eastAsia="Times New Roman" w:hAnsi="Times New Roman" w:cs="Times New Roman"/>
        </w:rPr>
        <w:t xml:space="preserve">multiplied by the total number of pixels </w:t>
      </w:r>
      <w:r w:rsidR="00811257">
        <w:rPr>
          <w:rFonts w:ascii="Times New Roman" w:eastAsia="Times New Roman" w:hAnsi="Times New Roman" w:cs="Times New Roman"/>
        </w:rPr>
        <w:t>for</w:t>
      </w:r>
      <w:r w:rsidR="00AE2564">
        <w:rPr>
          <w:rFonts w:ascii="Times New Roman" w:eastAsia="Times New Roman" w:hAnsi="Times New Roman" w:cs="Times New Roman"/>
        </w:rPr>
        <w:t xml:space="preserve"> each</w:t>
      </w:r>
      <w:r w:rsidR="00915653">
        <w:rPr>
          <w:rFonts w:ascii="Times New Roman" w:eastAsia="Times New Roman" w:hAnsi="Times New Roman" w:cs="Times New Roman"/>
        </w:rPr>
        <w:t xml:space="preserve"> FIA plot identifier in </w:t>
      </w:r>
      <w:r w:rsidR="00AE2564">
        <w:rPr>
          <w:rFonts w:ascii="Times New Roman" w:eastAsia="Times New Roman" w:hAnsi="Times New Roman" w:cs="Times New Roman"/>
        </w:rPr>
        <w:t>the</w:t>
      </w:r>
      <w:r w:rsidR="00915653">
        <w:rPr>
          <w:rFonts w:ascii="Times New Roman" w:eastAsia="Times New Roman" w:hAnsi="Times New Roman" w:cs="Times New Roman"/>
        </w:rPr>
        <w:t xml:space="preserve"> gridcell to calculate the total live basal area, </w:t>
      </w:r>
      <w:r w:rsidR="009A1F38">
        <w:rPr>
          <w:rFonts w:ascii="Times New Roman" w:eastAsia="Times New Roman" w:hAnsi="Times New Roman" w:cs="Times New Roman"/>
        </w:rPr>
        <w:t xml:space="preserve">total </w:t>
      </w:r>
      <w:r w:rsidR="00A111C4">
        <w:rPr>
          <w:rFonts w:ascii="Times New Roman" w:eastAsia="Times New Roman" w:hAnsi="Times New Roman" w:cs="Times New Roman"/>
        </w:rPr>
        <w:t xml:space="preserve">live and dead </w:t>
      </w:r>
      <w:r w:rsidR="00915653">
        <w:rPr>
          <w:rFonts w:ascii="Times New Roman" w:eastAsia="Times New Roman" w:hAnsi="Times New Roman" w:cs="Times New Roman"/>
        </w:rPr>
        <w:t>abundance, average tree height</w:t>
      </w:r>
      <w:r w:rsidR="009A1F38">
        <w:rPr>
          <w:rFonts w:ascii="Times New Roman" w:eastAsia="Times New Roman" w:hAnsi="Times New Roman" w:cs="Times New Roman"/>
        </w:rPr>
        <w:t xml:space="preserve"> and </w:t>
      </w:r>
      <w:r w:rsidR="00A111C4">
        <w:rPr>
          <w:rFonts w:ascii="Times New Roman" w:eastAsia="Times New Roman" w:hAnsi="Times New Roman" w:cs="Times New Roman"/>
        </w:rPr>
        <w:t xml:space="preserve">average </w:t>
      </w:r>
      <w:r w:rsidR="009A1F38">
        <w:rPr>
          <w:rFonts w:ascii="Times New Roman" w:eastAsia="Times New Roman" w:hAnsi="Times New Roman" w:cs="Times New Roman"/>
        </w:rPr>
        <w:t>diameter</w:t>
      </w:r>
      <w:r w:rsidR="00915653">
        <w:rPr>
          <w:rFonts w:ascii="Times New Roman" w:eastAsia="Times New Roman" w:hAnsi="Times New Roman" w:cs="Times New Roman"/>
        </w:rPr>
        <w:t xml:space="preserve"> for each species.</w:t>
      </w:r>
      <w:r w:rsidR="00811257">
        <w:rPr>
          <w:rFonts w:ascii="Times New Roman" w:eastAsia="Times New Roman" w:hAnsi="Times New Roman" w:cs="Times New Roman"/>
        </w:rPr>
        <w:t xml:space="preserve"> </w:t>
      </w:r>
      <w:r w:rsidR="00DC42A6">
        <w:rPr>
          <w:rFonts w:ascii="Times New Roman" w:eastAsia="Times New Roman" w:hAnsi="Times New Roman" w:cs="Times New Roman"/>
        </w:rPr>
        <w:t xml:space="preserve">Finally, the Shannon diversity index (H) was calculated for </w:t>
      </w:r>
      <w:r w:rsidR="00DC42A6">
        <w:rPr>
          <w:rFonts w:ascii="Times New Roman" w:eastAsia="Times New Roman" w:hAnsi="Times New Roman" w:cs="Times New Roman"/>
        </w:rPr>
        <w:lastRenderedPageBreak/>
        <w:t xml:space="preserve">each gridcell based on the </w:t>
      </w:r>
      <w:r w:rsidR="00FB4E00">
        <w:rPr>
          <w:rFonts w:ascii="Times New Roman" w:eastAsia="Times New Roman" w:hAnsi="Times New Roman" w:cs="Times New Roman"/>
        </w:rPr>
        <w:t xml:space="preserve">live </w:t>
      </w:r>
      <w:r w:rsidR="00CA3D98">
        <w:rPr>
          <w:rFonts w:ascii="Times New Roman" w:eastAsia="Times New Roman" w:hAnsi="Times New Roman" w:cs="Times New Roman"/>
        </w:rPr>
        <w:t>basal area (H-BA) and live tree abundance (H-TPP)</w:t>
      </w:r>
      <w:r w:rsidR="00DC42A6">
        <w:rPr>
          <w:rFonts w:ascii="Times New Roman" w:eastAsia="Times New Roman" w:hAnsi="Times New Roman" w:cs="Times New Roman"/>
        </w:rPr>
        <w:t xml:space="preserve"> of forest species</w:t>
      </w:r>
      <w:r w:rsidR="006162FF">
        <w:rPr>
          <w:rFonts w:ascii="Times New Roman" w:eastAsia="Times New Roman" w:hAnsi="Times New Roman" w:cs="Times New Roman"/>
        </w:rPr>
        <w:t xml:space="preserve">. </w:t>
      </w:r>
      <w:r w:rsidR="008A61CD">
        <w:rPr>
          <w:rFonts w:ascii="Times New Roman" w:eastAsia="Times New Roman" w:hAnsi="Times New Roman" w:cs="Times New Roman"/>
        </w:rPr>
        <w:t xml:space="preserve">Each gridcell is composed of approximately </w:t>
      </w:r>
      <w:r w:rsidR="00183C5C">
        <w:rPr>
          <w:rFonts w:ascii="Times New Roman" w:eastAsia="Times New Roman" w:hAnsi="Times New Roman" w:cs="Times New Roman"/>
        </w:rPr>
        <w:t>182</w:t>
      </w:r>
      <w:r w:rsidR="006033CE">
        <w:rPr>
          <w:rFonts w:ascii="Times New Roman" w:eastAsia="Times New Roman" w:hAnsi="Times New Roman" w:cs="Times New Roman"/>
        </w:rPr>
        <w:t xml:space="preserve"> </w:t>
      </w:r>
      <w:r w:rsidR="00CC43B3">
        <w:rPr>
          <w:rFonts w:ascii="Times New Roman" w:eastAsia="Times New Roman" w:hAnsi="Times New Roman" w:cs="Times New Roman"/>
        </w:rPr>
        <w:t xml:space="preserve">TreeMap </w:t>
      </w:r>
      <w:r w:rsidR="008A61CD">
        <w:rPr>
          <w:rFonts w:ascii="Times New Roman" w:eastAsia="Times New Roman" w:hAnsi="Times New Roman" w:cs="Times New Roman"/>
        </w:rPr>
        <w:t>pixels</w:t>
      </w:r>
      <w:r w:rsidR="005377F1">
        <w:rPr>
          <w:rFonts w:ascii="Times New Roman" w:eastAsia="Times New Roman" w:hAnsi="Times New Roman" w:cs="Times New Roman"/>
        </w:rPr>
        <w:t xml:space="preserve"> (30 m</w:t>
      </w:r>
      <w:r w:rsidR="00006E52" w:rsidRPr="00006E52">
        <w:rPr>
          <w:rFonts w:ascii="Times New Roman" w:eastAsia="Times New Roman" w:hAnsi="Times New Roman" w:cs="Times New Roman"/>
          <w:vertAlign w:val="superscript"/>
        </w:rPr>
        <w:t>2</w:t>
      </w:r>
      <w:r w:rsidR="00006E52">
        <w:rPr>
          <w:rFonts w:ascii="Times New Roman" w:eastAsia="Times New Roman" w:hAnsi="Times New Roman" w:cs="Times New Roman"/>
        </w:rPr>
        <w:t xml:space="preserve"> spatial resolution)</w:t>
      </w:r>
      <w:r w:rsidR="008A61CD">
        <w:rPr>
          <w:rFonts w:ascii="Times New Roman" w:eastAsia="Times New Roman" w:hAnsi="Times New Roman" w:cs="Times New Roman"/>
        </w:rPr>
        <w:t>.</w:t>
      </w:r>
    </w:p>
    <w:p w14:paraId="224D3090" w14:textId="3C7F8441" w:rsidR="00D2204B" w:rsidRDefault="00A52EEE">
      <w:pPr>
        <w:spacing w:before="120" w:after="120"/>
        <w:rPr>
          <w:rFonts w:ascii="Times New Roman" w:eastAsia="Times New Roman" w:hAnsi="Times New Roman" w:cs="Times New Roman"/>
        </w:rPr>
      </w:pPr>
      <w:r>
        <w:rPr>
          <w:rFonts w:ascii="Times New Roman" w:eastAsia="Times New Roman" w:hAnsi="Times New Roman" w:cs="Times New Roman"/>
        </w:rPr>
        <w:t xml:space="preserve">In addition, </w:t>
      </w:r>
      <w:r w:rsidR="00B33D96">
        <w:rPr>
          <w:rFonts w:ascii="Times New Roman" w:eastAsia="Times New Roman" w:hAnsi="Times New Roman" w:cs="Times New Roman"/>
        </w:rPr>
        <w:t>we used the</w:t>
      </w:r>
      <w:r w:rsidR="00D2204B">
        <w:rPr>
          <w:rFonts w:ascii="Times New Roman" w:eastAsia="Times New Roman" w:hAnsi="Times New Roman" w:cs="Times New Roman"/>
        </w:rPr>
        <w:t xml:space="preserve"> ca. 2016</w:t>
      </w:r>
      <w:r w:rsidR="00320CD3">
        <w:rPr>
          <w:rFonts w:ascii="Times New Roman" w:eastAsia="Times New Roman" w:hAnsi="Times New Roman" w:cs="Times New Roman"/>
        </w:rPr>
        <w:t xml:space="preserve"> remap</w:t>
      </w:r>
      <w:r w:rsidR="00D2204B">
        <w:rPr>
          <w:rFonts w:ascii="Times New Roman" w:eastAsia="Times New Roman" w:hAnsi="Times New Roman" w:cs="Times New Roman"/>
        </w:rPr>
        <w:t xml:space="preserve"> LANDFIRE</w:t>
      </w:r>
      <w:r w:rsidR="00320CD3">
        <w:rPr>
          <w:rFonts w:ascii="Times New Roman" w:eastAsia="Times New Roman" w:hAnsi="Times New Roman" w:cs="Times New Roman"/>
        </w:rPr>
        <w:t xml:space="preserve"> </w:t>
      </w:r>
      <w:r w:rsidR="00320CD3">
        <w:rPr>
          <w:rFonts w:ascii="Times New Roman" w:eastAsia="Times New Roman" w:hAnsi="Times New Roman" w:cs="Times New Roman"/>
        </w:rPr>
        <w:fldChar w:fldCharType="begin"/>
      </w:r>
      <w:r w:rsidR="00320CD3">
        <w:rPr>
          <w:rFonts w:ascii="Times New Roman" w:eastAsia="Times New Roman" w:hAnsi="Times New Roman" w:cs="Times New Roman"/>
        </w:rPr>
        <w:instrText xml:space="preserve"> ADDIN ZOTERO_ITEM CSL_CITATION {"citationID":"ZZsLmoFu","properties":{"formattedCitation":"(Picotte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00320CD3">
        <w:rPr>
          <w:rFonts w:ascii="Times New Roman" w:eastAsia="Times New Roman" w:hAnsi="Times New Roman" w:cs="Times New Roman"/>
        </w:rPr>
        <w:fldChar w:fldCharType="separate"/>
      </w:r>
      <w:r w:rsidR="00320CD3">
        <w:rPr>
          <w:rFonts w:ascii="Times New Roman" w:eastAsia="Times New Roman" w:hAnsi="Times New Roman" w:cs="Times New Roman"/>
          <w:noProof/>
        </w:rPr>
        <w:t>(Picotte et al., 2019)</w:t>
      </w:r>
      <w:r w:rsidR="00320CD3">
        <w:rPr>
          <w:rFonts w:ascii="Times New Roman" w:eastAsia="Times New Roman" w:hAnsi="Times New Roman" w:cs="Times New Roman"/>
        </w:rPr>
        <w:fldChar w:fldCharType="end"/>
      </w:r>
      <w:r w:rsidR="008B7EF2">
        <w:rPr>
          <w:rFonts w:ascii="Times New Roman" w:eastAsia="Times New Roman" w:hAnsi="Times New Roman" w:cs="Times New Roman"/>
        </w:rPr>
        <w:t xml:space="preserve"> </w:t>
      </w:r>
      <w:r w:rsidR="00A5098A">
        <w:rPr>
          <w:rFonts w:ascii="Times New Roman" w:eastAsia="Times New Roman" w:hAnsi="Times New Roman" w:cs="Times New Roman"/>
        </w:rPr>
        <w:t>to calculate gridcell forest canopy cover (%)</w:t>
      </w:r>
      <w:r w:rsidR="00DC68AA">
        <w:rPr>
          <w:rFonts w:ascii="Times New Roman" w:eastAsia="Times New Roman" w:hAnsi="Times New Roman" w:cs="Times New Roman"/>
        </w:rPr>
        <w:t xml:space="preserve">, as this metric </w:t>
      </w:r>
      <w:r w:rsidR="00E45AD9">
        <w:rPr>
          <w:rFonts w:ascii="Times New Roman" w:eastAsia="Times New Roman" w:hAnsi="Times New Roman" w:cs="Times New Roman"/>
        </w:rPr>
        <w:t>has</w:t>
      </w:r>
      <w:r w:rsidR="00DC68AA">
        <w:rPr>
          <w:rFonts w:ascii="Times New Roman" w:eastAsia="Times New Roman" w:hAnsi="Times New Roman" w:cs="Times New Roman"/>
        </w:rPr>
        <w:t xml:space="preserve"> the </w:t>
      </w:r>
      <w:r w:rsidR="00423B3F">
        <w:rPr>
          <w:rFonts w:ascii="Times New Roman" w:eastAsia="Times New Roman" w:hAnsi="Times New Roman" w:cs="Times New Roman"/>
        </w:rPr>
        <w:t>lowest</w:t>
      </w:r>
      <w:r w:rsidR="00DC68AA">
        <w:rPr>
          <w:rFonts w:ascii="Times New Roman" w:eastAsia="Times New Roman" w:hAnsi="Times New Roman" w:cs="Times New Roman"/>
        </w:rPr>
        <w:t xml:space="preserve"> agreement </w:t>
      </w:r>
      <w:r w:rsidR="00643578">
        <w:rPr>
          <w:rFonts w:ascii="Times New Roman" w:eastAsia="Times New Roman" w:hAnsi="Times New Roman" w:cs="Times New Roman"/>
        </w:rPr>
        <w:t>between TreeMap and FIA tree-level measurements</w:t>
      </w:r>
      <w:r w:rsidR="008B7EF2">
        <w:rPr>
          <w:rFonts w:ascii="Times New Roman" w:eastAsia="Times New Roman" w:hAnsi="Times New Roman" w:cs="Times New Roman"/>
        </w:rPr>
        <w:t xml:space="preserve"> </w:t>
      </w:r>
      <w:r w:rsidR="00FD0816">
        <w:rPr>
          <w:rFonts w:ascii="Times New Roman" w:eastAsia="Times New Roman" w:hAnsi="Times New Roman" w:cs="Times New Roman"/>
        </w:rPr>
        <w:fldChar w:fldCharType="begin"/>
      </w:r>
      <w:r w:rsidR="00FD0816">
        <w:rPr>
          <w:rFonts w:ascii="Times New Roman" w:eastAsia="Times New Roman" w:hAnsi="Times New Roman" w:cs="Times New Roman"/>
        </w:rPr>
        <w:instrText xml:space="preserve"> ADDIN ZOTERO_ITEM CSL_CITATION {"citationID":"HMunMnoU","properties":{"formattedCitation":"(Riley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00FD0816">
        <w:rPr>
          <w:rFonts w:ascii="Times New Roman" w:eastAsia="Times New Roman" w:hAnsi="Times New Roman" w:cs="Times New Roman"/>
        </w:rPr>
        <w:fldChar w:fldCharType="separate"/>
      </w:r>
      <w:r w:rsidR="00FD0816">
        <w:rPr>
          <w:rFonts w:ascii="Times New Roman" w:eastAsia="Times New Roman" w:hAnsi="Times New Roman" w:cs="Times New Roman"/>
          <w:noProof/>
        </w:rPr>
        <w:t>(Riley et al., 2022)</w:t>
      </w:r>
      <w:r w:rsidR="00FD0816">
        <w:rPr>
          <w:rFonts w:ascii="Times New Roman" w:eastAsia="Times New Roman" w:hAnsi="Times New Roman" w:cs="Times New Roman"/>
        </w:rPr>
        <w:fldChar w:fldCharType="end"/>
      </w:r>
      <w:r w:rsidR="003910E0">
        <w:rPr>
          <w:rFonts w:ascii="Times New Roman" w:eastAsia="Times New Roman" w:hAnsi="Times New Roman" w:cs="Times New Roman"/>
        </w:rPr>
        <w:t xml:space="preserve">. Given the </w:t>
      </w:r>
      <w:r w:rsidR="005A7370">
        <w:rPr>
          <w:rFonts w:ascii="Times New Roman" w:eastAsia="Times New Roman" w:hAnsi="Times New Roman" w:cs="Times New Roman"/>
        </w:rPr>
        <w:t>importance of forest canopy structure</w:t>
      </w:r>
      <w:r w:rsidR="00AB2EDF">
        <w:rPr>
          <w:rFonts w:ascii="Times New Roman" w:eastAsia="Times New Roman" w:hAnsi="Times New Roman" w:cs="Times New Roman"/>
        </w:rPr>
        <w:t xml:space="preserve"> in the context of </w:t>
      </w:r>
      <w:r w:rsidR="003910E0">
        <w:rPr>
          <w:rFonts w:ascii="Times New Roman" w:eastAsia="Times New Roman" w:hAnsi="Times New Roman" w:cs="Times New Roman"/>
        </w:rPr>
        <w:t>FRP retrievals</w:t>
      </w:r>
      <w:r w:rsidR="00AB2EDF">
        <w:rPr>
          <w:rFonts w:ascii="Times New Roman" w:eastAsia="Times New Roman" w:hAnsi="Times New Roman" w:cs="Times New Roman"/>
        </w:rPr>
        <w:t xml:space="preserve"> and potential interception</w:t>
      </w:r>
      <w:r w:rsidR="00A471B4">
        <w:rPr>
          <w:rFonts w:ascii="Times New Roman" w:eastAsia="Times New Roman" w:hAnsi="Times New Roman" w:cs="Times New Roman"/>
        </w:rPr>
        <w:t xml:space="preserve"> of radiative energy</w:t>
      </w:r>
      <w:r w:rsidR="003910E0">
        <w:rPr>
          <w:rFonts w:ascii="Times New Roman" w:eastAsia="Times New Roman" w:hAnsi="Times New Roman" w:cs="Times New Roman"/>
        </w:rPr>
        <w:t xml:space="preserve"> </w:t>
      </w:r>
      <w:r w:rsidR="003910E0">
        <w:rPr>
          <w:rFonts w:ascii="Times New Roman" w:eastAsia="Times New Roman" w:hAnsi="Times New Roman" w:cs="Times New Roman"/>
        </w:rPr>
        <w:fldChar w:fldCharType="begin"/>
      </w:r>
      <w:r w:rsidR="006B15C2">
        <w:rPr>
          <w:rFonts w:ascii="Times New Roman" w:eastAsia="Times New Roman" w:hAnsi="Times New Roman" w:cs="Times New Roman"/>
        </w:rPr>
        <w:instrText xml:space="preserve"> ADDIN ZOTERO_ITEM CSL_CITATION {"citationID":"861dCKnq","properties":{"formattedCitation":"(Roberts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003910E0">
        <w:rPr>
          <w:rFonts w:ascii="Times New Roman" w:eastAsia="Times New Roman" w:hAnsi="Times New Roman" w:cs="Times New Roman"/>
        </w:rPr>
        <w:fldChar w:fldCharType="separate"/>
      </w:r>
      <w:r w:rsidR="006B15C2">
        <w:rPr>
          <w:rFonts w:ascii="Times New Roman" w:eastAsia="Times New Roman" w:hAnsi="Times New Roman" w:cs="Times New Roman"/>
          <w:noProof/>
        </w:rPr>
        <w:t>(Roberts et al., 2018)</w:t>
      </w:r>
      <w:r w:rsidR="003910E0">
        <w:rPr>
          <w:rFonts w:ascii="Times New Roman" w:eastAsia="Times New Roman" w:hAnsi="Times New Roman" w:cs="Times New Roman"/>
        </w:rPr>
        <w:fldChar w:fldCharType="end"/>
      </w:r>
      <w:r w:rsidR="006B15C2">
        <w:rPr>
          <w:rFonts w:ascii="Times New Roman" w:eastAsia="Times New Roman" w:hAnsi="Times New Roman" w:cs="Times New Roman"/>
        </w:rPr>
        <w:t xml:space="preserve">, </w:t>
      </w:r>
      <w:r w:rsidR="00FD0816">
        <w:rPr>
          <w:rFonts w:ascii="Times New Roman" w:eastAsia="Times New Roman" w:hAnsi="Times New Roman" w:cs="Times New Roman"/>
        </w:rPr>
        <w:t>we calculate</w:t>
      </w:r>
      <w:r w:rsidR="00AB3A3E">
        <w:rPr>
          <w:rFonts w:ascii="Times New Roman" w:eastAsia="Times New Roman" w:hAnsi="Times New Roman" w:cs="Times New Roman"/>
        </w:rPr>
        <w:t>d</w:t>
      </w:r>
      <w:r w:rsidR="00FD0816">
        <w:rPr>
          <w:rFonts w:ascii="Times New Roman" w:eastAsia="Times New Roman" w:hAnsi="Times New Roman" w:cs="Times New Roman"/>
        </w:rPr>
        <w:t xml:space="preserve"> the canopy percent from LANDFIRE</w:t>
      </w:r>
      <w:r w:rsidR="000E10FD">
        <w:rPr>
          <w:rFonts w:ascii="Times New Roman" w:eastAsia="Times New Roman" w:hAnsi="Times New Roman" w:cs="Times New Roman"/>
        </w:rPr>
        <w:t>,</w:t>
      </w:r>
      <w:r w:rsidR="00FD0816">
        <w:rPr>
          <w:rFonts w:ascii="Times New Roman" w:eastAsia="Times New Roman" w:hAnsi="Times New Roman" w:cs="Times New Roman"/>
        </w:rPr>
        <w:t xml:space="preserve"> which </w:t>
      </w:r>
      <w:r w:rsidR="00467FD5">
        <w:rPr>
          <w:rFonts w:ascii="Times New Roman" w:eastAsia="Times New Roman" w:hAnsi="Times New Roman" w:cs="Times New Roman"/>
        </w:rPr>
        <w:t>derives these measurements</w:t>
      </w:r>
      <w:r w:rsidR="00CE4ABB">
        <w:rPr>
          <w:rFonts w:ascii="Times New Roman" w:eastAsia="Times New Roman" w:hAnsi="Times New Roman" w:cs="Times New Roman"/>
        </w:rPr>
        <w:t xml:space="preserve"> more directly</w:t>
      </w:r>
      <w:r w:rsidR="00467FD5">
        <w:rPr>
          <w:rFonts w:ascii="Times New Roman" w:eastAsia="Times New Roman" w:hAnsi="Times New Roman" w:cs="Times New Roman"/>
        </w:rPr>
        <w:t xml:space="preserve"> from satellite data </w:t>
      </w:r>
      <w:r w:rsidR="00AB3A3E">
        <w:rPr>
          <w:rFonts w:ascii="Times New Roman" w:eastAsia="Times New Roman" w:hAnsi="Times New Roman" w:cs="Times New Roman"/>
        </w:rPr>
        <w:t>rather than</w:t>
      </w:r>
      <w:r w:rsidR="00467FD5">
        <w:rPr>
          <w:rFonts w:ascii="Times New Roman" w:eastAsia="Times New Roman" w:hAnsi="Times New Roman" w:cs="Times New Roman"/>
        </w:rPr>
        <w:t xml:space="preserve"> </w:t>
      </w:r>
      <w:r w:rsidR="001015AE">
        <w:rPr>
          <w:rFonts w:ascii="Times New Roman" w:eastAsia="Times New Roman" w:hAnsi="Times New Roman" w:cs="Times New Roman"/>
        </w:rPr>
        <w:t xml:space="preserve">from </w:t>
      </w:r>
      <w:r w:rsidR="00467FD5">
        <w:rPr>
          <w:rFonts w:ascii="Times New Roman" w:eastAsia="Times New Roman" w:hAnsi="Times New Roman" w:cs="Times New Roman"/>
        </w:rPr>
        <w:t>imputed forest inventorie</w:t>
      </w:r>
      <w:r w:rsidR="00597E56">
        <w:rPr>
          <w:rFonts w:ascii="Times New Roman" w:eastAsia="Times New Roman" w:hAnsi="Times New Roman" w:cs="Times New Roman"/>
        </w:rPr>
        <w:t>s</w:t>
      </w:r>
      <w:r w:rsidR="00467FD5">
        <w:rPr>
          <w:rFonts w:ascii="Times New Roman" w:eastAsia="Times New Roman" w:hAnsi="Times New Roman" w:cs="Times New Roman"/>
        </w:rPr>
        <w:t>.</w:t>
      </w:r>
      <w:r w:rsidR="00220185">
        <w:rPr>
          <w:rFonts w:ascii="Times New Roman" w:eastAsia="Times New Roman" w:hAnsi="Times New Roman" w:cs="Times New Roman"/>
        </w:rPr>
        <w:t xml:space="preserve"> </w:t>
      </w:r>
    </w:p>
    <w:p w14:paraId="32A96DE3" w14:textId="77777777" w:rsidR="00475F04" w:rsidRPr="00860874" w:rsidRDefault="003B4489">
      <w:pPr>
        <w:pStyle w:val="Heading2"/>
      </w:pPr>
      <w:bookmarkStart w:id="10" w:name="_f9gk8vgcsroa" w:colFirst="0" w:colLast="0"/>
      <w:bookmarkStart w:id="11" w:name="_f0r0yaskgiy5" w:colFirst="0" w:colLast="0"/>
      <w:bookmarkEnd w:id="10"/>
      <w:bookmarkEnd w:id="11"/>
      <w:r w:rsidRPr="00860874">
        <w:t>2.6. Climate and Topography</w:t>
      </w:r>
    </w:p>
    <w:p w14:paraId="32A96DE4" w14:textId="7E38292F" w:rsidR="00475F04" w:rsidRPr="00860874" w:rsidRDefault="00EA572F">
      <w:pPr>
        <w:spacing w:before="120" w:after="120"/>
        <w:rPr>
          <w:rFonts w:ascii="Times New Roman" w:eastAsia="Times New Roman" w:hAnsi="Times New Roman" w:cs="Times New Roman"/>
        </w:rPr>
      </w:pPr>
      <w:r>
        <w:rPr>
          <w:rFonts w:ascii="Times New Roman" w:eastAsia="Times New Roman" w:hAnsi="Times New Roman" w:cs="Times New Roman"/>
        </w:rPr>
        <w:t>Elevation</w:t>
      </w:r>
      <w:r w:rsidRPr="00860874">
        <w:rPr>
          <w:rFonts w:ascii="Times New Roman" w:eastAsia="Times New Roman" w:hAnsi="Times New Roman" w:cs="Times New Roman"/>
        </w:rPr>
        <w:t xml:space="preserve"> </w:t>
      </w:r>
      <w:r w:rsidR="00CD03DD">
        <w:rPr>
          <w:rFonts w:ascii="Times New Roman" w:eastAsia="Times New Roman" w:hAnsi="Times New Roman" w:cs="Times New Roman"/>
        </w:rPr>
        <w:t>data</w:t>
      </w:r>
      <w:r w:rsidRPr="00860874">
        <w:rPr>
          <w:rFonts w:ascii="Times New Roman" w:eastAsia="Times New Roman" w:hAnsi="Times New Roman" w:cs="Times New Roman"/>
        </w:rPr>
        <w:t xml:space="preserve"> were </w:t>
      </w:r>
      <w:r w:rsidR="00B719EA">
        <w:rPr>
          <w:rFonts w:ascii="Times New Roman" w:eastAsia="Times New Roman" w:hAnsi="Times New Roman" w:cs="Times New Roman"/>
        </w:rPr>
        <w:t>sourced</w:t>
      </w:r>
      <w:r w:rsidRPr="00860874">
        <w:rPr>
          <w:rFonts w:ascii="Times New Roman" w:eastAsia="Times New Roman" w:hAnsi="Times New Roman" w:cs="Times New Roman"/>
        </w:rPr>
        <w:t xml:space="preserve"> from </w:t>
      </w:r>
      <w:r>
        <w:rPr>
          <w:rFonts w:ascii="Times New Roman" w:eastAsia="Times New Roman" w:hAnsi="Times New Roman" w:cs="Times New Roman"/>
        </w:rPr>
        <w:t>a 1/3 arc-second (~</w:t>
      </w:r>
      <w:r w:rsidRPr="00860874">
        <w:rPr>
          <w:rFonts w:ascii="Times New Roman" w:eastAsia="Times New Roman" w:hAnsi="Times New Roman" w:cs="Times New Roman"/>
        </w:rPr>
        <w:t>10 m</w:t>
      </w:r>
      <w:r>
        <w:rPr>
          <w:rFonts w:ascii="Times New Roman" w:eastAsia="Times New Roman" w:hAnsi="Times New Roman" w:cs="Times New Roman"/>
        </w:rPr>
        <w:t>)</w:t>
      </w:r>
      <w:r w:rsidR="001F2C00">
        <w:rPr>
          <w:rFonts w:ascii="Times New Roman" w:eastAsia="Times New Roman" w:hAnsi="Times New Roman" w:cs="Times New Roman"/>
        </w:rPr>
        <w:t xml:space="preserve"> </w:t>
      </w:r>
      <w:r w:rsidRPr="00860874">
        <w:rPr>
          <w:rFonts w:ascii="Times New Roman" w:eastAsia="Times New Roman" w:hAnsi="Times New Roman" w:cs="Times New Roman"/>
        </w:rPr>
        <w:t>digital elevation model (</w:t>
      </w:r>
      <w:r w:rsidRPr="00860874">
        <w:rPr>
          <w:rFonts w:ascii="Times New Roman" w:eastAsia="Times New Roman" w:hAnsi="Times New Roman" w:cs="Times New Roman"/>
          <w:i/>
        </w:rPr>
        <w:t>ref</w:t>
      </w:r>
      <w:r w:rsidRPr="00860874">
        <w:rPr>
          <w:rFonts w:ascii="Times New Roman" w:eastAsia="Times New Roman" w:hAnsi="Times New Roman" w:cs="Times New Roman"/>
        </w:rPr>
        <w:t>)</w:t>
      </w:r>
      <w:r>
        <w:rPr>
          <w:rFonts w:ascii="Times New Roman" w:eastAsia="Times New Roman" w:hAnsi="Times New Roman" w:cs="Times New Roman"/>
        </w:rPr>
        <w:t>, which was used to calculate elevation, slope, and aspect</w:t>
      </w:r>
      <w:r w:rsidRPr="00860874">
        <w:rPr>
          <w:rFonts w:ascii="Times New Roman" w:eastAsia="Times New Roman" w:hAnsi="Times New Roman" w:cs="Times New Roman"/>
        </w:rPr>
        <w:t>.</w:t>
      </w:r>
      <w:r w:rsidR="0004421D">
        <w:rPr>
          <w:rFonts w:ascii="Times New Roman" w:eastAsia="Times New Roman" w:hAnsi="Times New Roman" w:cs="Times New Roman"/>
        </w:rPr>
        <w:t xml:space="preserve"> Aspect was converted to northness</w:t>
      </w:r>
      <w:r w:rsidR="007451CB">
        <w:rPr>
          <w:rFonts w:ascii="Times New Roman" w:eastAsia="Times New Roman" w:hAnsi="Times New Roman" w:cs="Times New Roman"/>
        </w:rPr>
        <w:t xml:space="preserve"> by taking the cosine of aspect in radians</w:t>
      </w:r>
      <w:r w:rsidR="00484A75">
        <w:rPr>
          <w:rFonts w:ascii="Times New Roman" w:eastAsia="Times New Roman" w:hAnsi="Times New Roman" w:cs="Times New Roman"/>
        </w:rPr>
        <w:t>, where values closer to one indicate north-facing slopes</w:t>
      </w:r>
      <w:r w:rsidR="007451CB">
        <w:rPr>
          <w:rFonts w:ascii="Times New Roman" w:eastAsia="Times New Roman" w:hAnsi="Times New Roman" w:cs="Times New Roman"/>
        </w:rPr>
        <w:t xml:space="preserve"> (</w:t>
      </w:r>
      <w:r w:rsidR="007451CB">
        <w:rPr>
          <w:rFonts w:ascii="Times New Roman" w:eastAsia="Times New Roman" w:hAnsi="Times New Roman" w:cs="Times New Roman"/>
          <w:i/>
          <w:iCs/>
        </w:rPr>
        <w:t>ref</w:t>
      </w:r>
      <w:r w:rsidR="007451CB">
        <w:rPr>
          <w:rFonts w:ascii="Times New Roman" w:eastAsia="Times New Roman" w:hAnsi="Times New Roman" w:cs="Times New Roman"/>
        </w:rPr>
        <w:t>).</w:t>
      </w:r>
      <w:r w:rsidRPr="00860874">
        <w:rPr>
          <w:rFonts w:ascii="Times New Roman" w:eastAsia="Times New Roman" w:hAnsi="Times New Roman" w:cs="Times New Roman"/>
        </w:rPr>
        <w:t xml:space="preserve"> </w:t>
      </w:r>
      <w:r w:rsidR="00D042E2">
        <w:rPr>
          <w:rFonts w:ascii="Times New Roman" w:eastAsia="Times New Roman" w:hAnsi="Times New Roman" w:cs="Times New Roman"/>
        </w:rPr>
        <w:t>Gridcell</w:t>
      </w:r>
      <w:r w:rsidR="008B6538">
        <w:rPr>
          <w:rFonts w:ascii="Times New Roman" w:eastAsia="Times New Roman" w:hAnsi="Times New Roman" w:cs="Times New Roman"/>
        </w:rPr>
        <w:t xml:space="preserve"> average</w:t>
      </w:r>
      <w:r w:rsidR="00D042E2">
        <w:rPr>
          <w:rFonts w:ascii="Times New Roman" w:eastAsia="Times New Roman" w:hAnsi="Times New Roman" w:cs="Times New Roman"/>
        </w:rPr>
        <w:t xml:space="preserve"> </w:t>
      </w:r>
      <w:r w:rsidRPr="00860874">
        <w:rPr>
          <w:rFonts w:ascii="Times New Roman" w:eastAsia="Times New Roman" w:hAnsi="Times New Roman" w:cs="Times New Roman"/>
        </w:rPr>
        <w:t>Topographic Position Index (TPI)</w:t>
      </w:r>
      <w:r w:rsidR="00325C65">
        <w:rPr>
          <w:rFonts w:ascii="Times New Roman" w:eastAsia="Times New Roman" w:hAnsi="Times New Roman" w:cs="Times New Roman"/>
        </w:rPr>
        <w:t xml:space="preserve">, </w:t>
      </w:r>
      <w:r w:rsidR="00E062F0">
        <w:rPr>
          <w:rFonts w:ascii="Times New Roman" w:eastAsia="Times New Roman" w:hAnsi="Times New Roman" w:cs="Times New Roman"/>
        </w:rPr>
        <w:t>derived</w:t>
      </w:r>
      <w:r w:rsidR="0017263C">
        <w:rPr>
          <w:rFonts w:ascii="Times New Roman" w:eastAsia="Times New Roman" w:hAnsi="Times New Roman" w:cs="Times New Roman"/>
        </w:rPr>
        <w:t xml:space="preserve"> at a</w:t>
      </w:r>
      <w:r w:rsidR="00E03C09">
        <w:rPr>
          <w:rFonts w:ascii="Times New Roman" w:eastAsia="Times New Roman" w:hAnsi="Times New Roman" w:cs="Times New Roman"/>
        </w:rPr>
        <w:t xml:space="preserve"> 270 m</w:t>
      </w:r>
      <w:r w:rsidR="00325C65">
        <w:rPr>
          <w:rFonts w:ascii="Times New Roman" w:eastAsia="Times New Roman" w:hAnsi="Times New Roman" w:cs="Times New Roman"/>
        </w:rPr>
        <w:t xml:space="preserve"> resolution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{"citationID":"lmYZ0qz4","properties":{"formattedCitation":"(Theobald et al., 2015)","plainCitation":"(Theobald et al., 2015)","noteIndex":0},"citationItems":[{"id":6371,"uris":["http://zotero.org/users/5904228/items/B8AKPZ7H"],"itemData":{"id":6371,"type":"article-journal","abstract":"Key to understanding the implications of climate and land use change on biodiversity and natural resources is to incorporate the physiographic platform on which changes in ecological systems unfold. Here, we advance a detailed classification and high-resolution map of physiography, built by combining landforms and lithology (soil parent material) at multiple spatial scales. We used only relatively static abiotic variables (i.e., excluded climatic and biotic factors) to prevent confounding current ecological patterns and processes with enduring landscape features, and to make the physiographic classification more interpretable for climate adaptation planning. We generated novel spatial databases for 15 landform and 269 physiographic types across the conterminous United States of America. We examined their potential use by natural resource managers by placing them within a contemporary climate change adaptation framework, and found our physiographic databases could play key roles in four of seven general adaptation strategies. We also calculated correlations with common empirical measures of biodiversity to examine the degree to which the physiographic setting explains various aspects of current biodiversity patterns. Additionally, we evaluated the relationship between landform diversity and measures of climate change to explore how changes may unfold across a geophysical template. We found landform types are particularly sensitive to spatial scale, and so we recommend using high-resolution datasets when possible, as well as generating metrics using multiple neighborhood sizes to both minimize and characterize potential unknown biases. We illustrate how our work can inform current strategies for climate change adaptation. The analytical framework and classification of landforms and parent material are easily extendable to other geographies and may be used to promote climate change adaptation in other settings.","container-title":"PLOS ONE","DOI":"10.1371/journal.pone.0143619","ISSN":"1932-6203","issue":"12","journalAbbreviation":"PLOS ONE","language":"en","note":"publisher: Public Library of Science","page":"e0143619","source":"PLoS Journals","title":"Ecologically-Relevant Maps of Landforms and Physiographic Diversity for Climate Adaptation Planning","volume":"10","author":[{"family":"Theobald","given":"David M."},{"family":"Harrison-Atlas","given":"Dylan"},{"family":"Monahan","given":"William B."},{"family":"Albano","given":"Christine M."}],"issued":{"date-parts":[["2015",12,7]]}}}],"schema":"https://github.com/citation-style-language/schema/raw/master/csl-citation.json"}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(Theobald et al., 2015)</w:t>
      </w:r>
      <w:r w:rsidRPr="00860874">
        <w:rPr>
          <w:rFonts w:ascii="Times New Roman" w:hAnsi="Times New Roman" w:cs="Times New Roman"/>
        </w:rPr>
        <w:fldChar w:fldCharType="end"/>
      </w:r>
      <w:r w:rsidR="008B6538">
        <w:rPr>
          <w:rFonts w:ascii="Times New Roman" w:hAnsi="Times New Roman" w:cs="Times New Roman"/>
        </w:rPr>
        <w:t xml:space="preserve">, was also </w:t>
      </w:r>
      <w:r w:rsidR="00E062F0">
        <w:rPr>
          <w:rFonts w:ascii="Times New Roman" w:hAnsi="Times New Roman" w:cs="Times New Roman"/>
        </w:rPr>
        <w:t>calculated</w:t>
      </w:r>
      <w:r w:rsidR="008B6538">
        <w:rPr>
          <w:rFonts w:ascii="Times New Roman" w:hAnsi="Times New Roman" w:cs="Times New Roman"/>
        </w:rPr>
        <w:t xml:space="preserve"> to represent the </w:t>
      </w:r>
      <w:r w:rsidR="00E062F0">
        <w:rPr>
          <w:rFonts w:ascii="Times New Roman" w:hAnsi="Times New Roman" w:cs="Times New Roman"/>
        </w:rPr>
        <w:t>landscape</w:t>
      </w:r>
      <w:r w:rsidR="008B6538">
        <w:rPr>
          <w:rFonts w:ascii="Times New Roman" w:hAnsi="Times New Roman" w:cs="Times New Roman"/>
        </w:rPr>
        <w:t xml:space="preserve"> position (e.g., valley bottom, ridgetop)</w:t>
      </w:r>
      <w:r w:rsidRPr="00860874">
        <w:rPr>
          <w:rFonts w:ascii="Times New Roman" w:eastAsia="Times New Roman" w:hAnsi="Times New Roman" w:cs="Times New Roman"/>
        </w:rPr>
        <w:t xml:space="preserve">. To characterize fire weather, we </w:t>
      </w:r>
      <w:r w:rsidR="00E062F0">
        <w:rPr>
          <w:rFonts w:ascii="Times New Roman" w:eastAsia="Times New Roman" w:hAnsi="Times New Roman" w:cs="Times New Roman"/>
        </w:rPr>
        <w:t>gathered</w:t>
      </w:r>
      <w:r w:rsidRPr="00860874">
        <w:rPr>
          <w:rFonts w:ascii="Times New Roman" w:eastAsia="Times New Roman" w:hAnsi="Times New Roman" w:cs="Times New Roman"/>
        </w:rPr>
        <w:t xml:space="preserve"> vapor pressure deficit (VPD), energy release component (ERC)</w:t>
      </w:r>
      <w:r w:rsidR="007713BF">
        <w:rPr>
          <w:rFonts w:ascii="Times New Roman" w:eastAsia="Times New Roman" w:hAnsi="Times New Roman" w:cs="Times New Roman"/>
        </w:rPr>
        <w:t>, and wind speed</w:t>
      </w:r>
      <w:r w:rsidRPr="00860874">
        <w:rPr>
          <w:rFonts w:ascii="Times New Roman" w:eastAsia="Times New Roman" w:hAnsi="Times New Roman" w:cs="Times New Roman"/>
        </w:rPr>
        <w:t xml:space="preserve"> from gridMET, </w:t>
      </w:r>
      <w:r w:rsidR="002E0FA3">
        <w:rPr>
          <w:rFonts w:ascii="Times New Roman" w:eastAsia="Times New Roman" w:hAnsi="Times New Roman" w:cs="Times New Roman"/>
        </w:rPr>
        <w:t>a</w:t>
      </w:r>
      <w:r w:rsidRPr="00860874">
        <w:rPr>
          <w:rFonts w:ascii="Times New Roman" w:eastAsia="Times New Roman" w:hAnsi="Times New Roman" w:cs="Times New Roman"/>
        </w:rPr>
        <w:t xml:space="preserve"> </w:t>
      </w:r>
      <w:r w:rsidR="007713BF">
        <w:rPr>
          <w:rFonts w:ascii="Times New Roman" w:eastAsia="Times New Roman" w:hAnsi="Times New Roman" w:cs="Times New Roman"/>
        </w:rPr>
        <w:t xml:space="preserve">daily </w:t>
      </w:r>
      <w:r w:rsidR="00E77AB4">
        <w:rPr>
          <w:rFonts w:ascii="Times New Roman" w:eastAsia="Times New Roman" w:hAnsi="Times New Roman" w:cs="Times New Roman"/>
        </w:rPr>
        <w:t>4</w:t>
      </w:r>
      <w:r w:rsidR="002E0FA3">
        <w:rPr>
          <w:rFonts w:ascii="Times New Roman" w:eastAsia="Times New Roman" w:hAnsi="Times New Roman" w:cs="Times New Roman"/>
        </w:rPr>
        <w:t xml:space="preserve"> </w:t>
      </w:r>
      <w:r w:rsidR="00E77AB4">
        <w:rPr>
          <w:rFonts w:ascii="Times New Roman" w:eastAsia="Times New Roman" w:hAnsi="Times New Roman" w:cs="Times New Roman"/>
        </w:rPr>
        <w:t>x</w:t>
      </w:r>
      <w:r w:rsidR="002E0FA3">
        <w:rPr>
          <w:rFonts w:ascii="Times New Roman" w:eastAsia="Times New Roman" w:hAnsi="Times New Roman" w:cs="Times New Roman"/>
        </w:rPr>
        <w:t xml:space="preserve"> </w:t>
      </w:r>
      <w:r w:rsidR="00E77AB4">
        <w:rPr>
          <w:rFonts w:ascii="Times New Roman" w:eastAsia="Times New Roman" w:hAnsi="Times New Roman" w:cs="Times New Roman"/>
        </w:rPr>
        <w:t>4 km</w:t>
      </w:r>
      <w:r w:rsidRPr="00860874">
        <w:rPr>
          <w:rFonts w:ascii="Times New Roman" w:eastAsia="Times New Roman" w:hAnsi="Times New Roman" w:cs="Times New Roman"/>
        </w:rPr>
        <w:t xml:space="preserve"> gridded meteorological </w:t>
      </w:r>
      <w:r w:rsidR="00784310">
        <w:rPr>
          <w:rFonts w:ascii="Times New Roman" w:eastAsia="Times New Roman" w:hAnsi="Times New Roman" w:cs="Times New Roman"/>
        </w:rPr>
        <w:t>product</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{"citationID":"CJRv2z77","properties":{"formattedCitation":"(Abatzoglou, 2013)","plainCitation":"(Abatzoglou, 2013)","noteIndex":0},"citationItems":[{"id":427,"uris":["http://zotero.org/users/5904228/items/ZTK394J9"],"itemData":{"id":427,"type":"article-journal","abstract":"Landscape-scale ecological modelling has been hindered by suitable high-resolution surface meteorological datasets. To overcome these limitations, desirable spatial attributes of gridded climate data are combined with desirable temporal attributes of regional-scale reanalysis and daily gauge-based precipitation to derive a spatially and temporally complete, high-resolution (4-km)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landscape-scale ecological modelling across vast unmonitored areas of the United States. Copyright © 2011 Royal Meteorological Society","container-title":"International Journal of Climatology","DOI":"https://doi.org/10.1002/joc.3413","ISSN":"1097-0088","issue":"1","language":"en","license":"Copyright © 2011 Royal Meteorological Society","note":"number: 1\n_eprint: https://onlinelibrary.wiley.com/doi/pdf/10.1002/joc.3413","page":"121-131","source":"Wiley Online Library","title":"Development of gridded surface meteorological data for ecological applications and modelling","volume":"33","author":[{"family":"Abatzoglou","given":"John T."}],"issued":{"date-parts":[["2013"]]}}}],"schema":"https://github.com/citation-style-language/schema/raw/master/csl-citation.json"}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(Abatzoglou, 2013)</w:t>
      </w:r>
      <w:r w:rsidRPr="00860874">
        <w:rPr>
          <w:rFonts w:ascii="Times New Roman" w:hAnsi="Times New Roman" w:cs="Times New Roman"/>
        </w:rPr>
        <w:fldChar w:fldCharType="end"/>
      </w:r>
      <w:r w:rsidRPr="00860874">
        <w:rPr>
          <w:rFonts w:ascii="Times New Roman" w:eastAsia="Times New Roman" w:hAnsi="Times New Roman" w:cs="Times New Roman"/>
        </w:rPr>
        <w:t>.</w:t>
      </w:r>
      <w:r w:rsidR="00A629B9" w:rsidRPr="00A629B9">
        <w:rPr>
          <w:rFonts w:ascii="Times New Roman" w:eastAsia="Times New Roman" w:hAnsi="Times New Roman" w:cs="Times New Roman"/>
        </w:rPr>
        <w:t xml:space="preserve"> </w:t>
      </w:r>
      <w:r w:rsidR="00A629B9">
        <w:rPr>
          <w:rFonts w:ascii="Times New Roman" w:eastAsia="Times New Roman" w:hAnsi="Times New Roman" w:cs="Times New Roman"/>
        </w:rPr>
        <w:t xml:space="preserve">Both </w:t>
      </w:r>
      <w:r w:rsidR="00A629B9" w:rsidRPr="00860874">
        <w:rPr>
          <w:rFonts w:ascii="Times New Roman" w:eastAsia="Times New Roman" w:hAnsi="Times New Roman" w:cs="Times New Roman"/>
        </w:rPr>
        <w:t>VPD</w:t>
      </w:r>
      <w:r w:rsidR="00A629B9">
        <w:rPr>
          <w:rFonts w:ascii="Times New Roman" w:eastAsia="Times New Roman" w:hAnsi="Times New Roman" w:cs="Times New Roman"/>
        </w:rPr>
        <w:t xml:space="preserve"> </w:t>
      </w:r>
      <w:r w:rsidR="00A629B9" w:rsidRPr="00860874">
        <w:rPr>
          <w:rFonts w:ascii="Times New Roman" w:eastAsia="Times New Roman" w:hAnsi="Times New Roman" w:cs="Times New Roman"/>
        </w:rPr>
        <w:t>and ERC</w:t>
      </w:r>
      <w:r w:rsidR="00C519BC">
        <w:rPr>
          <w:rFonts w:ascii="Times New Roman" w:eastAsia="Times New Roman" w:hAnsi="Times New Roman" w:cs="Times New Roman"/>
        </w:rPr>
        <w:t xml:space="preserve"> </w:t>
      </w:r>
      <w:r w:rsidR="00726ED4">
        <w:rPr>
          <w:rFonts w:ascii="Times New Roman" w:eastAsia="Times New Roman" w:hAnsi="Times New Roman" w:cs="Times New Roman"/>
        </w:rPr>
        <w:t xml:space="preserve">represent </w:t>
      </w:r>
      <w:r w:rsidR="00A629B9" w:rsidRPr="00860874">
        <w:rPr>
          <w:rFonts w:ascii="Times New Roman" w:eastAsia="Times New Roman" w:hAnsi="Times New Roman" w:cs="Times New Roman"/>
        </w:rPr>
        <w:t xml:space="preserve">atmospheric </w:t>
      </w:r>
      <w:r w:rsidR="00A629B9">
        <w:rPr>
          <w:rFonts w:ascii="Times New Roman" w:eastAsia="Times New Roman" w:hAnsi="Times New Roman" w:cs="Times New Roman"/>
        </w:rPr>
        <w:t>and</w:t>
      </w:r>
      <w:r w:rsidR="00A629B9" w:rsidRPr="00860874">
        <w:rPr>
          <w:rFonts w:ascii="Times New Roman" w:eastAsia="Times New Roman" w:hAnsi="Times New Roman" w:cs="Times New Roman"/>
        </w:rPr>
        <w:t xml:space="preserve"> fuel </w:t>
      </w:r>
      <w:r w:rsidR="00A629B9">
        <w:rPr>
          <w:rFonts w:ascii="Times New Roman" w:eastAsia="Times New Roman" w:hAnsi="Times New Roman" w:cs="Times New Roman"/>
        </w:rPr>
        <w:t>aridity</w:t>
      </w:r>
      <w:r w:rsidR="00A629B9" w:rsidRPr="00860874">
        <w:rPr>
          <w:rFonts w:ascii="Times New Roman" w:eastAsia="Times New Roman" w:hAnsi="Times New Roman" w:cs="Times New Roman"/>
        </w:rPr>
        <w:t xml:space="preserve"> and </w:t>
      </w:r>
      <w:r w:rsidR="00DD0DCC">
        <w:rPr>
          <w:rFonts w:ascii="Times New Roman" w:eastAsia="Times New Roman" w:hAnsi="Times New Roman" w:cs="Times New Roman"/>
        </w:rPr>
        <w:t>c</w:t>
      </w:r>
      <w:r w:rsidR="00A629B9" w:rsidRPr="00860874">
        <w:rPr>
          <w:rFonts w:ascii="Times New Roman" w:eastAsia="Times New Roman" w:hAnsi="Times New Roman" w:cs="Times New Roman"/>
        </w:rPr>
        <w:t>orrelate</w:t>
      </w:r>
      <w:r w:rsidR="00726ED4">
        <w:rPr>
          <w:rFonts w:ascii="Times New Roman" w:eastAsia="Times New Roman" w:hAnsi="Times New Roman" w:cs="Times New Roman"/>
        </w:rPr>
        <w:t xml:space="preserve"> well</w:t>
      </w:r>
      <w:r w:rsidR="00A629B9" w:rsidRPr="00860874">
        <w:rPr>
          <w:rFonts w:ascii="Times New Roman" w:eastAsia="Times New Roman" w:hAnsi="Times New Roman" w:cs="Times New Roman"/>
        </w:rPr>
        <w:t xml:space="preserve"> with fire activity </w:t>
      </w:r>
      <w:r w:rsidR="00A629B9" w:rsidRPr="00860874">
        <w:rPr>
          <w:rFonts w:ascii="Times New Roman" w:hAnsi="Times New Roman" w:cs="Times New Roman"/>
        </w:rPr>
        <w:fldChar w:fldCharType="begin"/>
      </w:r>
      <w:r w:rsidR="00A629B9" w:rsidRPr="00860874">
        <w:rPr>
          <w:rFonts w:ascii="Times New Roman" w:hAnsi="Times New Roman" w:cs="Times New Roman"/>
        </w:rPr>
        <w:instrText xml:space="preserve"> ADDIN ZOTERO_ITEM CSL_CITATION {"citationID":"rv1y2dPq","properties":{"formattedCitation":"(Abatzoglou &amp; Williams, 2016)","plainCitation":"(Abatzoglou &amp; Williams, 2016)","noteIndex":0},"citationItems":[{"id":176,"uris":["http://zotero.org/users/5904228/items/VDK8YW59"],"itemData":{"id":176,"type":"article-journal","abstract":"Increased forest fire activity across the western continental United States (US) in recent decades has likely been enabled by a number of factors, including the legacy of fire suppression and human settlement, natural climate variability, and human-caused climate change. We use modeled climate projections to estimate the contribution of anthropogenic climate change to observed increases in eight fuel aridity metrics and forest fire area across the western United States. Anthropogenic increases in temperature and vapor pressure deficit significantly enhanced fuel aridity across western US forests over the past several decades and, during 2000–2015, contributed to 75% more forested area experiencing high (&gt;1 σ) fire-season fuel aridity and an average of nine additional days per year of high fire potential. Anthropogenic climate change accounted for </w:instrText>
      </w:r>
      <w:r w:rsidR="00A629B9" w:rsidRPr="00860874">
        <w:rPr>
          <w:rFonts w:ascii="Cambria Math" w:hAnsi="Cambria Math" w:cs="Cambria Math"/>
        </w:rPr>
        <w:instrText>∼</w:instrText>
      </w:r>
      <w:r w:rsidR="00A629B9" w:rsidRPr="00860874">
        <w:rPr>
          <w:rFonts w:ascii="Times New Roman" w:hAnsi="Times New Roman" w:cs="Times New Roman"/>
        </w:rPr>
        <w:instrText xml:space="preserve">55% of observed increases in fuel aridity from 1979 to 2015 across western US forests, highlighting both anthropogenic climate change and natural climate variability as important contributors to increased wildfire potential in recent decades. We estimate that human-caused climate change contributed to an additional 4.2 million ha of forest fire area during 1984–2015, nearly doubling the forest fire area expected in its absence. Natural climate variability will continue to alternate between modulating and compounding anthropogenic increases in fuel aridity, but anthropogenic climate change has emerged as a driver of increased forest fire activity and should continue to do so while fuels are not limiting.","container-title":"Proceedings of the National Academy of Sciences","DOI":"10.1073/pnas.1607171113","ISSN":"0027-8424, 1091-6490","issue":"42","journalAbbreviation":"PNAS","language":"en","license":"©  . http://www.pnas.org/site/misc/userlicense.xhtml","note":"publisher: National Academy of Sciences\nsection: Physical Sciences\nPMID: 27791053","page":"11770-11775","source":"www.pnas.org","title":"Impact of anthropogenic climate change on wildfire across western US forests","volume":"113","author":[{"family":"Abatzoglou","given":"John T."},{"family":"Williams","given":"A. Park"}],"issued":{"date-parts":[["2016",10,18]]}}}],"schema":"https://github.com/citation-style-language/schema/raw/master/csl-citation.json"} </w:instrText>
      </w:r>
      <w:r w:rsidR="00A629B9" w:rsidRPr="00860874">
        <w:rPr>
          <w:rFonts w:ascii="Times New Roman" w:hAnsi="Times New Roman" w:cs="Times New Roman"/>
        </w:rPr>
        <w:fldChar w:fldCharType="separate"/>
      </w:r>
      <w:r w:rsidR="00A629B9" w:rsidRPr="00860874">
        <w:rPr>
          <w:rFonts w:ascii="Times New Roman" w:hAnsi="Times New Roman" w:cs="Times New Roman"/>
        </w:rPr>
        <w:t>(Abatzoglou &amp; Williams, 2016)</w:t>
      </w:r>
      <w:r w:rsidR="00A629B9" w:rsidRPr="00860874">
        <w:rPr>
          <w:rFonts w:ascii="Times New Roman" w:hAnsi="Times New Roman" w:cs="Times New Roman"/>
        </w:rPr>
        <w:fldChar w:fldCharType="end"/>
      </w:r>
      <w:r w:rsidR="00A629B9" w:rsidRPr="00860874">
        <w:rPr>
          <w:rFonts w:ascii="Times New Roman" w:eastAsia="Times New Roman" w:hAnsi="Times New Roman" w:cs="Times New Roman"/>
        </w:rPr>
        <w:t>.</w:t>
      </w:r>
      <w:r w:rsidR="002077F1">
        <w:rPr>
          <w:rFonts w:ascii="Times New Roman" w:eastAsia="Times New Roman" w:hAnsi="Times New Roman" w:cs="Times New Roman"/>
        </w:rPr>
        <w:t xml:space="preserve"> For ERC, we calculated t</w:t>
      </w:r>
      <w:r w:rsidR="002077F1" w:rsidRPr="00860874">
        <w:rPr>
          <w:rFonts w:ascii="Times New Roman" w:eastAsia="Times New Roman" w:hAnsi="Times New Roman" w:cs="Times New Roman"/>
        </w:rPr>
        <w:t xml:space="preserve">he </w:t>
      </w:r>
      <w:r w:rsidR="002077F1">
        <w:rPr>
          <w:rFonts w:ascii="Times New Roman" w:eastAsia="Times New Roman" w:hAnsi="Times New Roman" w:cs="Times New Roman"/>
        </w:rPr>
        <w:t xml:space="preserve">deviation from the </w:t>
      </w:r>
      <w:r w:rsidR="002077F1" w:rsidRPr="00860874">
        <w:rPr>
          <w:rFonts w:ascii="Times New Roman" w:eastAsia="Times New Roman" w:hAnsi="Times New Roman" w:cs="Times New Roman"/>
        </w:rPr>
        <w:t xml:space="preserve">15-year average </w:t>
      </w:r>
      <w:r w:rsidR="002077F1">
        <w:rPr>
          <w:rFonts w:ascii="Times New Roman" w:eastAsia="Times New Roman" w:hAnsi="Times New Roman" w:cs="Times New Roman"/>
        </w:rPr>
        <w:t xml:space="preserve">(ERCdv) </w:t>
      </w:r>
      <w:r w:rsidR="002077F1" w:rsidRPr="00860874">
        <w:rPr>
          <w:rFonts w:ascii="Times New Roman" w:eastAsia="Times New Roman" w:hAnsi="Times New Roman" w:cs="Times New Roman"/>
        </w:rPr>
        <w:t xml:space="preserve">to represent the more extreme fuel dryness in the western U.S. during recent history </w:t>
      </w:r>
      <w:r w:rsidR="002077F1" w:rsidRPr="00860874">
        <w:rPr>
          <w:rFonts w:ascii="Times New Roman" w:hAnsi="Times New Roman" w:cs="Times New Roman"/>
        </w:rPr>
        <w:fldChar w:fldCharType="begin"/>
      </w:r>
      <w:r w:rsidR="002077F1" w:rsidRPr="00860874">
        <w:rPr>
          <w:rFonts w:ascii="Times New Roman" w:hAnsi="Times New Roman" w:cs="Times New Roman"/>
        </w:rPr>
        <w:instrText xml:space="preserve"> ADDIN ZOTERO_ITEM CSL_CITATION {"citationID":"lFuGbRue","properties":{"formattedCitation":"(Parks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002077F1" w:rsidRPr="00860874">
        <w:rPr>
          <w:rFonts w:ascii="Times New Roman" w:hAnsi="Times New Roman" w:cs="Times New Roman"/>
        </w:rPr>
        <w:fldChar w:fldCharType="separate"/>
      </w:r>
      <w:r w:rsidR="002077F1" w:rsidRPr="00860874">
        <w:rPr>
          <w:rFonts w:ascii="Times New Roman" w:hAnsi="Times New Roman" w:cs="Times New Roman"/>
        </w:rPr>
        <w:t>(Parks &amp; Abatzoglou, 2020)</w:t>
      </w:r>
      <w:r w:rsidR="002077F1" w:rsidRPr="00860874">
        <w:rPr>
          <w:rFonts w:ascii="Times New Roman" w:hAnsi="Times New Roman" w:cs="Times New Roman"/>
        </w:rPr>
        <w:fldChar w:fldCharType="end"/>
      </w:r>
      <w:r w:rsidR="002077F1" w:rsidRPr="00860874">
        <w:rPr>
          <w:rFonts w:ascii="Times New Roman" w:eastAsia="Times New Roman" w:hAnsi="Times New Roman" w:cs="Times New Roman"/>
        </w:rPr>
        <w:t>.</w:t>
      </w:r>
      <w:r w:rsidR="00041122">
        <w:rPr>
          <w:rFonts w:ascii="Times New Roman" w:eastAsia="Times New Roman" w:hAnsi="Times New Roman" w:cs="Times New Roman"/>
        </w:rPr>
        <w:t xml:space="preserve"> </w:t>
      </w:r>
      <w:r w:rsidRPr="00860874">
        <w:rPr>
          <w:rFonts w:ascii="Times New Roman" w:eastAsia="Times New Roman" w:hAnsi="Times New Roman" w:cs="Times New Roman"/>
        </w:rPr>
        <w:t>Grid</w:t>
      </w:r>
      <w:r w:rsidR="004B383F">
        <w:rPr>
          <w:rFonts w:ascii="Times New Roman" w:eastAsia="Times New Roman" w:hAnsi="Times New Roman" w:cs="Times New Roman"/>
        </w:rPr>
        <w:t>cells</w:t>
      </w:r>
      <w:r w:rsidRPr="00860874">
        <w:rPr>
          <w:rFonts w:ascii="Times New Roman" w:eastAsia="Times New Roman" w:hAnsi="Times New Roman" w:cs="Times New Roman"/>
        </w:rPr>
        <w:t xml:space="preserve"> were spatially </w:t>
      </w:r>
      <w:r w:rsidR="004B383F">
        <w:rPr>
          <w:rFonts w:ascii="Times New Roman" w:eastAsia="Times New Roman" w:hAnsi="Times New Roman" w:cs="Times New Roman"/>
        </w:rPr>
        <w:t>aggregated</w:t>
      </w:r>
      <w:r w:rsidRPr="00860874">
        <w:rPr>
          <w:rFonts w:ascii="Times New Roman" w:eastAsia="Times New Roman" w:hAnsi="Times New Roman" w:cs="Times New Roman"/>
        </w:rPr>
        <w:t xml:space="preserve"> by the first </w:t>
      </w:r>
      <w:r w:rsidR="004B383F">
        <w:rPr>
          <w:rFonts w:ascii="Times New Roman" w:eastAsia="Times New Roman" w:hAnsi="Times New Roman" w:cs="Times New Roman"/>
        </w:rPr>
        <w:t xml:space="preserve">VIIRS detection day </w:t>
      </w:r>
      <w:r w:rsidR="00B95C7E">
        <w:rPr>
          <w:rFonts w:ascii="Times New Roman" w:eastAsia="Times New Roman" w:hAnsi="Times New Roman" w:cs="Times New Roman"/>
        </w:rPr>
        <w:t>and</w:t>
      </w:r>
      <w:r w:rsidRPr="00860874">
        <w:rPr>
          <w:rFonts w:ascii="Times New Roman" w:eastAsia="Times New Roman" w:hAnsi="Times New Roman" w:cs="Times New Roman"/>
        </w:rPr>
        <w:t xml:space="preserve"> the average VPD, ERCdv, and wind speed was calculated. </w:t>
      </w:r>
    </w:p>
    <w:p w14:paraId="32A96DE5" w14:textId="77777777" w:rsidR="00475F04" w:rsidRPr="00860874" w:rsidRDefault="003B4489">
      <w:pPr>
        <w:pStyle w:val="Heading2"/>
      </w:pPr>
      <w:bookmarkStart w:id="12" w:name="_r8atp8dzz3xb" w:colFirst="0" w:colLast="0"/>
      <w:bookmarkEnd w:id="12"/>
      <w:r w:rsidRPr="00860874">
        <w:t>2.7. Statistical analysis</w:t>
      </w:r>
    </w:p>
    <w:p w14:paraId="32A96DE6" w14:textId="397431BE" w:rsidR="00475F0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To assess the influence of forest composition and structure on FRP and CBI, we fit Bayesian hierarchical spatial models using the Integrated Nested Laplace Approximation (INLA) framework,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{"citationID":"72dZ7Bjx","properties":{"formattedCitation":"(R Core Team, 2024; Rue et al., 2009)","plainCitation":"(R Core Team, 2024; Rue et al., 2009)","noteIndex":0},"citationItems":[{"id":6373,"uris":["http://zotero.org/users/5904228/items/35AISVWM"],"itemData":{"id":6373,"type":"book","event-place":"Vienna, Austria","publisher":"R Foundation for Statistical Computing","publisher-place":"Vienna, Austria","title":"R: A Language and Environment for Statistical Computing","URL":"https://www.R-project.org/","author":[{"literal":"R Core Team"}],"issued":{"date-parts":[["2024"]]}}},{"id":6319,"uris":["http://zotero.org/users/5904228/items/47X4TQPG"],"itemData":{"id":6319,"type":"article-journal","abstract":"Structured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Methodology)","ISSN":"1369-7412","issue":"2","note":"publisher: [Royal Statistical Society, Wiley]","page":"319-392","source":"JSTOR","title":"Approximate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 Core Team, 2024; Rue et al., 2009)</w:t>
      </w:r>
      <w:r w:rsidRPr="00860874">
        <w:rPr>
          <w:rFonts w:ascii="Times New Roman" w:hAnsi="Times New Roman" w:cs="Times New Roman"/>
        </w:rPr>
        <w:fldChar w:fldCharType="end"/>
      </w:r>
      <w:r w:rsidRPr="00860874">
        <w:rPr>
          <w:rFonts w:ascii="Times New Roman" w:eastAsia="Times New Roman" w:hAnsi="Times New Roman" w:cs="Times New Roman"/>
        </w:rPr>
        <w:t>. Unlike traditional Markov Chain Monte Carlo (MCMC) methods, INLA leverages deterministic</w:t>
      </w:r>
      <w:r w:rsidR="008439CC">
        <w:rPr>
          <w:rFonts w:ascii="Times New Roman" w:eastAsia="Times New Roman" w:hAnsi="Times New Roman" w:cs="Times New Roman"/>
        </w:rPr>
        <w:t xml:space="preserve"> (Laplace)</w:t>
      </w:r>
      <w:r w:rsidRPr="00860874">
        <w:rPr>
          <w:rFonts w:ascii="Times New Roman" w:eastAsia="Times New Roman" w:hAnsi="Times New Roman" w:cs="Times New Roman"/>
        </w:rPr>
        <w:t xml:space="preserve"> approximations</w:t>
      </w:r>
      <w:r w:rsidR="008439CC">
        <w:rPr>
          <w:rFonts w:ascii="Times New Roman" w:eastAsia="Times New Roman" w:hAnsi="Times New Roman" w:cs="Times New Roman"/>
        </w:rPr>
        <w:t xml:space="preserve">, </w:t>
      </w:r>
      <w:r w:rsidRPr="00860874">
        <w:rPr>
          <w:rFonts w:ascii="Times New Roman" w:eastAsia="Times New Roman" w:hAnsi="Times New Roman" w:cs="Times New Roman"/>
        </w:rPr>
        <w:t xml:space="preserve">providing a computationally efficient alternative for Bayesian inference that has been widely applied in recent years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{"citationID":"AbpeClPq","properties":{"formattedCitation":"(e.g., Gomez-Rubio, 2020; Niekerk et al., 2019)","plainCitation":"(e.g., Gomez-Rubio, 2020; Niekerk et al., 2019)","noteIndex":0},"citationItems":[{"id":6323,"uris":["http://zotero.org/users/5904228/items/U3RAVSSA"],"itemData":{"id":6323,"type":"book","abstract":"The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INLA","author":[{"family":"Gomez-Rubio","given":"Virgilio"}],"issued":{"date-parts":[["2020",2,19]]}},"label":"page","prefix":"e.g., "},{"id":6326,"uris":["http://zotero.org/users/5904228/items/2LWDTRA7"],"itemData":{"id":6326,"type":"article","abstract":"The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label":"page"}],"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(e.g., Gomez-Rubio, 2020; Niekerk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models are particularly well-suited for dynamic ecological systems, offering precise inference on spatial processes and rapid computation of posterior distributions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{"citationID":"wbFNmDMq","properties":{"formattedCitation":"(Beguin et al., 2012; Engel et al., 2022; Niekerk et al., 2019; Sadykova et al., 2017)","plainCitation":"(Beguin et al., 2012; Engel et al., 2022; Niekerk et al., 2019; Sadykova et al., 2017)","noteIndex":0},"citationItems":[{"id":6332,"uris":["http://zotero.org/users/5904228/items/GNFANM56"],"itemData":{"id":6332,"type":"article-journal","abstract":"1. Spatial analysis of ecological data is central to many interesting questions in ecology. Bayesian implementation of spatially explicit models has received increasing attention from ecologists as Monte Carlo Markov Chain (MCMC) methods have become freely accessible. MCMC simulations offer a flexible framework for modelling extensive ecological data, but they also come with a wide range of problems regarding convergence, processing time and implementation. 2. We introduce to ecologists an alternative procedure for fitting Bayesian hierarchical spatial models (BHSM) with quite general spatial covariance structures. This procedure uses integrated nested Laplace approximations (INLA) as an alternative to MCMC. 3. We show, using a case study of species distribution model with binary areal data, that implementing BHSM with INLA does not require advanced programming skills, yields accurate results compared with MCMC and is rapid (e.g. a few seconds with small to moderate data sets). BHSMs efficiently removed spatial autocorrelation in the residuals and fairly evaluated uncertainty in parameter estimates and predictions. 4. The rapidity of INLA significantly decreased the processing time and allowed both sensitivity analyses on priors and cross-validation tests to be performed within a reasonable amount of time, which ultimately increased model transparency.","container-title":"Methods in Ecology and Evolution","DOI":"10.1111/j.2041-210X.2012.00211.x","ISSN":"2041-210X","issue":"5","language":"en","license":"© 2012 The Authors. Methods in Ecology and Evolution © 2012 British Ecological Society","note":"_eprint: https://onlinelibrary.wiley.com/doi/pdf/10.1111/j.2041-210X.2012.00211.x","page":"921-929","source":"Wiley Online Library","title":"Hierarchical analysis of spatially autocorrelated ecological data using integrated nested Laplace approximation","volume":"3","author":[{"family":"Beguin","given":"Julien"},{"family":"Martino","given":"Sara"},{"family":"Rue","given":"Håvard"},{"family":"Cumming","given":"Steven G."}],"issued":{"date-parts":[["2012"]]}}},{"id":6330,"uris":["http://zotero.org/users/5904228/items/LQDGCNT3"],"itemData":{"id":6330,"type":"article-journal","abstract":"Species distribution models (SDMs) are a standard tool for predicting species occurrence under climate change. Despite its limitations, SDMs have been widely used to assist forest management decisions in their choice of future tree species. The accuracy of SDMs is often affected by heterogeneous occurrence data caused by different forest inventory schemes, historical processes, climate and insect calamities and more. These processes bias the relationships modelled between species occurrence and climate. However, numerous studies have shown that explicit modelling of spatial effects may improve model accuracy. In this study, we applied the Integrated Nested Laplace Approximation (INLA) and Stochastic Partial Differential Equations (SPDE) algorithms as a means to accomplish Bayes inference for Generalized Additive Models (GAMs) with explicit modelling of spatial effects. Our results show that including spatial effects in GAM-based SDMs improved model performance and accuracy leading to more reliable predictions for the species Favorability. Conditional predictions that remove spatial effects from the models allow us to distinguish core and marginal ecological ranges with less bias through forest management, which may support the tree-species choice for climate-resilient forests.","container-title":"Forest Ecology and Management","DOI":"10.1016/j.foreco.2021.119983","ISSN":"0378-1127","journalAbbreviation":"Forest Ecology and Management","page":"119983","source":"ScienceDirect","title":"Spatial species distribution models: Using Bayes inference with INLA and SPDE to improve the tree species choice for important European tree species","title-short":"Spatial species distribution models","volume":"507","author":[{"family":"Engel","given":"Markus"},{"family":"Mette","given":"Tobias"},{"family":"Falk","given":"Wolfgang"}],"issued":{"date-parts":[["2022",3,1]]}}},{"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id":6324,"uris":["http://zotero.org/users/5904228/items/H3PS2WI5"],"itemData":{"id":6324,"type":"article-journal","abstract":"Understanding spatial physical habitat selection driven by competition and/or predator–prey interactions of mobile marine species is a fundamental goal of spatial ecology. However, spatial counts or density data for highly mobile animals often (1) include excess zeros, (2) have spatial correlation, and (3) have highly nonlinear relationships with physical habitat variables, which results in the need for complex joint spatial models. In this paper, we test the use of Bayesian hierarchical hurdle and zero-inflated joint models with integrated nested Laplace approximation (INLA), to fit complex joint models to spatial patterns of eight mobile marine species (grey seal, harbor seal, harbor porpoise, common guillemot, black-legged kittiwake, northern gannet, herring, and sandeels). For each joint model, we specified nonlinear smoothed effect of physical habitat covariates and selected either competing species or predator–prey interactions. Out of a range of six ecologically important physical and biologic variables that are predicted to change with climate change and large-scale energy extraction, we identified the most important habitat variables for each species and present the relationships between these bio/physical variables and species distributions. In particular, we found that net primary production played a significant role in determining habitat preferences of all the selected mobile marine species. We have shown that the INLA method is well-suited for modeling spatially correlated data with excessive zeros and is an efficient approach to fit complex joint spatial models with nonlinear effects of covariates. Our approach has demonstrated its ability to define joint habitat selection for both competing and prey–predator species that can be relevant to numerous issues in the management and conservation of mobile marine species.","container-title":"Ecology and Evolution","DOI":"10.1002/ece3.3081","ISSN":"2045-7758","issue":"14","language":"en","license":"© 2017 The Authors. Ecology and Evolution published by John Wiley &amp; Sons Ltd.","note":"_eprint: https://onlinelibrary.wiley.com/doi/pdf/10.1002/ece3.3081","page":"5212-5226","source":"Wiley Online Library","title":"Bayesian joint models with INLA exploring marine mobile predator–prey and competitor species habitat overlap","volume":"7","author":[{"family":"Sadykova","given":"Dinara"},{"family":"Scott","given":"Beth E."},{"family":"De Dominicis","given":"Michela"},{"family":"Wakelin","given":"Sarah L."},{"family":"Sadykov","given":"Alexander"},{"family":"Wolf","given":"Judith"}],"issued":{"date-parts":[["2017"]]}}}],"schema":"https://github.com/citation-style-language/schema/raw/master/csl-citation.json"}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(Beguin et al., 2012; Engel et al., 2022; Niekerk et al., 2019; Sadykova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allows fitting complex hierarchical models to account for structured and unstructured random effects such as fire-level variability, temporal day-of-burn effects, and spatial </w:t>
      </w:r>
      <w:r w:rsidR="00D9795E">
        <w:rPr>
          <w:rFonts w:ascii="Times New Roman" w:eastAsia="Times New Roman" w:hAnsi="Times New Roman" w:cs="Times New Roman"/>
        </w:rPr>
        <w:t>dependence</w:t>
      </w:r>
      <w:r w:rsidRPr="00860874">
        <w:rPr>
          <w:rFonts w:ascii="Times New Roman" w:eastAsia="Times New Roman" w:hAnsi="Times New Roman" w:cs="Times New Roman"/>
        </w:rPr>
        <w:t xml:space="preserve">. We fit separate models for </w:t>
      </w:r>
      <w:r w:rsidR="00131548">
        <w:rPr>
          <w:rFonts w:ascii="Times New Roman" w:eastAsia="Times New Roman" w:hAnsi="Times New Roman" w:cs="Times New Roman"/>
        </w:rPr>
        <w:t xml:space="preserve">cumulative </w:t>
      </w:r>
      <w:r w:rsidRPr="00860874">
        <w:rPr>
          <w:rFonts w:ascii="Times New Roman" w:eastAsia="Times New Roman" w:hAnsi="Times New Roman" w:cs="Times New Roman"/>
        </w:rPr>
        <w:t xml:space="preserve">FRP and </w:t>
      </w:r>
      <w:r w:rsidR="00131548">
        <w:rPr>
          <w:rFonts w:ascii="Times New Roman" w:eastAsia="Times New Roman" w:hAnsi="Times New Roman" w:cs="Times New Roman"/>
        </w:rPr>
        <w:t>90</w:t>
      </w:r>
      <w:r w:rsidR="00131548" w:rsidRPr="00131548">
        <w:rPr>
          <w:rFonts w:ascii="Times New Roman" w:eastAsia="Times New Roman" w:hAnsi="Times New Roman" w:cs="Times New Roman"/>
          <w:vertAlign w:val="superscript"/>
        </w:rPr>
        <w:t>th</w:t>
      </w:r>
      <w:r w:rsidR="00131548">
        <w:rPr>
          <w:rFonts w:ascii="Times New Roman" w:eastAsia="Times New Roman" w:hAnsi="Times New Roman" w:cs="Times New Roman"/>
        </w:rPr>
        <w:t xml:space="preserve"> percentile CBI</w:t>
      </w:r>
      <w:r w:rsidRPr="00860874">
        <w:rPr>
          <w:rFonts w:ascii="Times New Roman" w:eastAsia="Times New Roman" w:hAnsi="Times New Roman" w:cs="Times New Roman"/>
        </w:rPr>
        <w:t xml:space="preserve"> to address three primary </w:t>
      </w:r>
      <w:r w:rsidR="00DB2ABB">
        <w:rPr>
          <w:rFonts w:ascii="Times New Roman" w:eastAsia="Times New Roman" w:hAnsi="Times New Roman" w:cs="Times New Roman"/>
        </w:rPr>
        <w:t>aims</w:t>
      </w:r>
      <w:r w:rsidR="007A7BAC">
        <w:rPr>
          <w:rFonts w:ascii="Times New Roman" w:eastAsia="Times New Roman" w:hAnsi="Times New Roman" w:cs="Times New Roman"/>
        </w:rPr>
        <w:t>:</w:t>
      </w:r>
      <w:r w:rsidRPr="00860874">
        <w:rPr>
          <w:rFonts w:ascii="Times New Roman" w:eastAsia="Times New Roman" w:hAnsi="Times New Roman" w:cs="Times New Roman"/>
        </w:rPr>
        <w:t xml:space="preserve"> 1</w:t>
      </w:r>
      <w:r w:rsidR="003871E8">
        <w:rPr>
          <w:rFonts w:ascii="Times New Roman" w:eastAsia="Times New Roman" w:hAnsi="Times New Roman" w:cs="Times New Roman"/>
        </w:rPr>
        <w:t>)</w:t>
      </w:r>
      <w:r w:rsidRPr="00860874">
        <w:rPr>
          <w:rFonts w:ascii="Times New Roman" w:eastAsia="Times New Roman" w:hAnsi="Times New Roman" w:cs="Times New Roman"/>
        </w:rPr>
        <w:t xml:space="preserve"> </w:t>
      </w:r>
      <w:r w:rsidR="00CE476F">
        <w:rPr>
          <w:rFonts w:ascii="Times New Roman" w:eastAsia="Times New Roman" w:hAnsi="Times New Roman" w:cs="Times New Roman"/>
        </w:rPr>
        <w:t>establish</w:t>
      </w:r>
      <w:r w:rsidRPr="00860874">
        <w:rPr>
          <w:rFonts w:ascii="Times New Roman" w:eastAsia="Times New Roman" w:hAnsi="Times New Roman" w:cs="Times New Roman"/>
        </w:rPr>
        <w:t xml:space="preserve"> the </w:t>
      </w:r>
      <w:r w:rsidR="00CE476F">
        <w:rPr>
          <w:rFonts w:ascii="Times New Roman" w:eastAsia="Times New Roman" w:hAnsi="Times New Roman" w:cs="Times New Roman"/>
        </w:rPr>
        <w:t>difference</w:t>
      </w:r>
      <w:r w:rsidR="00131548">
        <w:rPr>
          <w:rFonts w:ascii="Times New Roman" w:eastAsia="Times New Roman" w:hAnsi="Times New Roman" w:cs="Times New Roman"/>
        </w:rPr>
        <w:t>s</w:t>
      </w:r>
      <w:r w:rsidR="00CE476F">
        <w:rPr>
          <w:rFonts w:ascii="Times New Roman" w:eastAsia="Times New Roman" w:hAnsi="Times New Roman" w:cs="Times New Roman"/>
        </w:rPr>
        <w:t xml:space="preserve"> between</w:t>
      </w:r>
      <w:r w:rsidRPr="00860874">
        <w:rPr>
          <w:rFonts w:ascii="Times New Roman" w:eastAsia="Times New Roman" w:hAnsi="Times New Roman" w:cs="Times New Roman"/>
        </w:rPr>
        <w:t xml:space="preserve"> </w:t>
      </w:r>
      <w:r w:rsidR="00131548">
        <w:rPr>
          <w:rFonts w:ascii="Times New Roman" w:eastAsia="Times New Roman" w:hAnsi="Times New Roman" w:cs="Times New Roman"/>
        </w:rPr>
        <w:t xml:space="preserve">dominant </w:t>
      </w:r>
      <w:r w:rsidRPr="00860874">
        <w:rPr>
          <w:rFonts w:ascii="Times New Roman" w:eastAsia="Times New Roman" w:hAnsi="Times New Roman" w:cs="Times New Roman"/>
        </w:rPr>
        <w:t>forest type</w:t>
      </w:r>
      <w:r w:rsidR="00CE476F">
        <w:rPr>
          <w:rFonts w:ascii="Times New Roman" w:eastAsia="Times New Roman" w:hAnsi="Times New Roman" w:cs="Times New Roman"/>
        </w:rPr>
        <w:t>s</w:t>
      </w:r>
      <w:r w:rsidRPr="00860874">
        <w:rPr>
          <w:rFonts w:ascii="Times New Roman" w:eastAsia="Times New Roman" w:hAnsi="Times New Roman" w:cs="Times New Roman"/>
        </w:rPr>
        <w:t xml:space="preserve"> on </w:t>
      </w:r>
      <w:r w:rsidR="00BC57FE">
        <w:rPr>
          <w:rFonts w:ascii="Times New Roman" w:eastAsia="Times New Roman" w:hAnsi="Times New Roman" w:cs="Times New Roman"/>
        </w:rPr>
        <w:t>FRP and CBI</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xml:space="preserve">, 2) </w:t>
      </w:r>
      <w:r w:rsidR="008C4C9B">
        <w:rPr>
          <w:rFonts w:ascii="Times New Roman" w:eastAsia="Times New Roman" w:hAnsi="Times New Roman" w:cs="Times New Roman"/>
        </w:rPr>
        <w:t>assess</w:t>
      </w:r>
      <w:r w:rsidRPr="00860874">
        <w:rPr>
          <w:rFonts w:ascii="Times New Roman" w:eastAsia="Times New Roman" w:hAnsi="Times New Roman" w:cs="Times New Roman"/>
        </w:rPr>
        <w:t xml:space="preserve"> how forest composition and structure </w:t>
      </w:r>
      <w:r w:rsidR="00E43D00">
        <w:rPr>
          <w:rFonts w:ascii="Times New Roman" w:eastAsia="Times New Roman" w:hAnsi="Times New Roman" w:cs="Times New Roman"/>
        </w:rPr>
        <w:t>effect</w:t>
      </w:r>
      <w:r w:rsidRPr="00860874">
        <w:rPr>
          <w:rFonts w:ascii="Times New Roman" w:eastAsia="Times New Roman" w:hAnsi="Times New Roman" w:cs="Times New Roman"/>
        </w:rPr>
        <w:t xml:space="preserve"> FRP and CBI, and 3) </w:t>
      </w:r>
      <w:r w:rsidR="006E1CDE">
        <w:rPr>
          <w:rFonts w:ascii="Times New Roman" w:eastAsia="Times New Roman" w:hAnsi="Times New Roman" w:cs="Times New Roman"/>
        </w:rPr>
        <w:t>quantify</w:t>
      </w:r>
      <w:r w:rsidRPr="00860874">
        <w:rPr>
          <w:rFonts w:ascii="Times New Roman" w:eastAsia="Times New Roman" w:hAnsi="Times New Roman" w:cs="Times New Roman"/>
        </w:rPr>
        <w:t xml:space="preserve"> </w:t>
      </w:r>
      <w:r w:rsidR="006E1CDE">
        <w:rPr>
          <w:rFonts w:ascii="Times New Roman" w:eastAsia="Times New Roman" w:hAnsi="Times New Roman" w:cs="Times New Roman"/>
        </w:rPr>
        <w:t>the influence of</w:t>
      </w:r>
      <w:r w:rsidRPr="00860874">
        <w:rPr>
          <w:rFonts w:ascii="Times New Roman" w:eastAsia="Times New Roman" w:hAnsi="Times New Roman" w:cs="Times New Roman"/>
        </w:rPr>
        <w:t xml:space="preserve"> aspen </w:t>
      </w:r>
      <w:r w:rsidR="00F2051E">
        <w:rPr>
          <w:rFonts w:ascii="Times New Roman" w:eastAsia="Times New Roman" w:hAnsi="Times New Roman" w:cs="Times New Roman"/>
        </w:rPr>
        <w:t xml:space="preserve">dominance on moderating </w:t>
      </w:r>
      <w:r w:rsidR="00E6304C">
        <w:rPr>
          <w:rFonts w:ascii="Times New Roman" w:eastAsia="Times New Roman" w:hAnsi="Times New Roman" w:cs="Times New Roman"/>
        </w:rPr>
        <w:t>FRP and CBI</w:t>
      </w:r>
      <w:r w:rsidR="00F2051E">
        <w:rPr>
          <w:rFonts w:ascii="Times New Roman" w:eastAsia="Times New Roman" w:hAnsi="Times New Roman" w:cs="Times New Roman"/>
        </w:rPr>
        <w:t xml:space="preserve"> </w:t>
      </w:r>
      <w:r w:rsidR="00E43D00">
        <w:rPr>
          <w:rFonts w:ascii="Times New Roman" w:eastAsia="Times New Roman" w:hAnsi="Times New Roman" w:cs="Times New Roman"/>
        </w:rPr>
        <w:t xml:space="preserve">and how this </w:t>
      </w:r>
      <w:r w:rsidR="007D6301">
        <w:rPr>
          <w:rFonts w:ascii="Times New Roman" w:eastAsia="Times New Roman" w:hAnsi="Times New Roman" w:cs="Times New Roman"/>
        </w:rPr>
        <w:t>effect is mediated by fire weather.</w:t>
      </w:r>
      <w:r w:rsidRPr="00860874">
        <w:rPr>
          <w:rFonts w:ascii="Times New Roman" w:eastAsia="Times New Roman" w:hAnsi="Times New Roman" w:cs="Times New Roman"/>
        </w:rPr>
        <w:t xml:space="preserve"> </w:t>
      </w:r>
    </w:p>
    <w:p w14:paraId="32A96DEC" w14:textId="29ED1F3B" w:rsidR="00475F04" w:rsidRPr="00860874" w:rsidRDefault="00F852F5">
      <w:pPr>
        <w:spacing w:before="120" w:after="120"/>
        <w:rPr>
          <w:rFonts w:ascii="Times New Roman" w:eastAsia="Times New Roman" w:hAnsi="Times New Roman" w:cs="Times New Roman"/>
        </w:rPr>
      </w:pPr>
      <w:r>
        <w:rPr>
          <w:rFonts w:ascii="Times New Roman" w:eastAsia="Times New Roman" w:hAnsi="Times New Roman" w:cs="Times New Roman"/>
        </w:rPr>
        <w:t xml:space="preserve">For </w:t>
      </w:r>
      <w:r w:rsidR="00DB2ABB">
        <w:rPr>
          <w:rFonts w:ascii="Times New Roman" w:eastAsia="Times New Roman" w:hAnsi="Times New Roman" w:cs="Times New Roman"/>
        </w:rPr>
        <w:t>aims</w:t>
      </w:r>
      <w:r>
        <w:rPr>
          <w:rFonts w:ascii="Times New Roman" w:eastAsia="Times New Roman" w:hAnsi="Times New Roman" w:cs="Times New Roman"/>
        </w:rPr>
        <w:t xml:space="preserve"> (1) and (2) we fit </w:t>
      </w:r>
      <w:r w:rsidR="003B6118">
        <w:rPr>
          <w:rFonts w:ascii="Times New Roman" w:eastAsia="Times New Roman" w:hAnsi="Times New Roman" w:cs="Times New Roman"/>
        </w:rPr>
        <w:t xml:space="preserve">separate </w:t>
      </w:r>
      <w:r>
        <w:rPr>
          <w:rFonts w:ascii="Times New Roman" w:eastAsia="Times New Roman" w:hAnsi="Times New Roman" w:cs="Times New Roman"/>
        </w:rPr>
        <w:t>model</w:t>
      </w:r>
      <w:r w:rsidR="00E133A7">
        <w:rPr>
          <w:rFonts w:ascii="Times New Roman" w:eastAsia="Times New Roman" w:hAnsi="Times New Roman" w:cs="Times New Roman"/>
        </w:rPr>
        <w:t>s</w:t>
      </w:r>
      <w:r w:rsidR="00643B28">
        <w:rPr>
          <w:rFonts w:ascii="Times New Roman" w:eastAsia="Times New Roman" w:hAnsi="Times New Roman" w:cs="Times New Roman"/>
        </w:rPr>
        <w:t xml:space="preserve"> for cumulative FRP and 90</w:t>
      </w:r>
      <w:r w:rsidR="00643B28" w:rsidRPr="00643B28">
        <w:rPr>
          <w:rFonts w:ascii="Times New Roman" w:eastAsia="Times New Roman" w:hAnsi="Times New Roman" w:cs="Times New Roman"/>
          <w:vertAlign w:val="superscript"/>
        </w:rPr>
        <w:t>th</w:t>
      </w:r>
      <w:r w:rsidR="00643B28">
        <w:rPr>
          <w:rFonts w:ascii="Times New Roman" w:eastAsia="Times New Roman" w:hAnsi="Times New Roman" w:cs="Times New Roman"/>
        </w:rPr>
        <w:t xml:space="preserve"> percentile CBI</w:t>
      </w:r>
      <w:r w:rsidR="00E133A7">
        <w:rPr>
          <w:rFonts w:ascii="Times New Roman" w:eastAsia="Times New Roman" w:hAnsi="Times New Roman" w:cs="Times New Roman"/>
        </w:rPr>
        <w:t xml:space="preserve"> </w:t>
      </w:r>
      <w:r>
        <w:rPr>
          <w:rFonts w:ascii="Times New Roman" w:eastAsia="Times New Roman" w:hAnsi="Times New Roman" w:cs="Times New Roman"/>
        </w:rPr>
        <w:t xml:space="preserve">in </w:t>
      </w:r>
      <w:r w:rsidRPr="00E725AF">
        <w:rPr>
          <w:rFonts w:ascii="Times New Roman" w:eastAsia="Times New Roman" w:hAnsi="Times New Roman" w:cs="Times New Roman"/>
          <w:i/>
          <w:iCs/>
        </w:rPr>
        <w:t>R-INLA</w:t>
      </w:r>
      <w:r w:rsidR="00455E00">
        <w:rPr>
          <w:rFonts w:ascii="Times New Roman" w:eastAsia="Times New Roman" w:hAnsi="Times New Roman" w:cs="Times New Roman"/>
        </w:rPr>
        <w:t xml:space="preserve"> </w:t>
      </w:r>
      <w:r w:rsidR="00E133A7">
        <w:rPr>
          <w:rFonts w:ascii="Times New Roman" w:eastAsia="Times New Roman" w:hAnsi="Times New Roman" w:cs="Times New Roman"/>
        </w:rPr>
        <w:t>to</w:t>
      </w:r>
      <w:r w:rsidR="00455E00">
        <w:rPr>
          <w:rFonts w:ascii="Times New Roman" w:eastAsia="Times New Roman" w:hAnsi="Times New Roman" w:cs="Times New Roman"/>
        </w:rPr>
        <w:t xml:space="preserve"> </w:t>
      </w:r>
      <w:r w:rsidR="00E133A7">
        <w:rPr>
          <w:rFonts w:ascii="Times New Roman" w:eastAsia="Times New Roman" w:hAnsi="Times New Roman" w:cs="Times New Roman"/>
        </w:rPr>
        <w:t>establish</w:t>
      </w:r>
      <w:r w:rsidR="00455E00">
        <w:rPr>
          <w:rFonts w:ascii="Times New Roman" w:eastAsia="Times New Roman" w:hAnsi="Times New Roman" w:cs="Times New Roman"/>
        </w:rPr>
        <w:t xml:space="preserve"> the </w:t>
      </w:r>
      <w:r w:rsidR="007732E6">
        <w:rPr>
          <w:rFonts w:ascii="Times New Roman" w:eastAsia="Times New Roman" w:hAnsi="Times New Roman" w:cs="Times New Roman"/>
        </w:rPr>
        <w:t xml:space="preserve">difference between </w:t>
      </w:r>
      <w:r w:rsidR="00D11088">
        <w:rPr>
          <w:rFonts w:ascii="Times New Roman" w:eastAsia="Times New Roman" w:hAnsi="Times New Roman" w:cs="Times New Roman"/>
        </w:rPr>
        <w:t>major</w:t>
      </w:r>
      <w:r w:rsidR="007732E6">
        <w:rPr>
          <w:rFonts w:ascii="Times New Roman" w:eastAsia="Times New Roman" w:hAnsi="Times New Roman" w:cs="Times New Roman"/>
        </w:rPr>
        <w:t xml:space="preserve"> forest types </w:t>
      </w:r>
      <w:r w:rsidR="007732E6" w:rsidRPr="00D11088">
        <w:rPr>
          <w:rFonts w:ascii="Times New Roman" w:eastAsia="Times New Roman" w:hAnsi="Times New Roman" w:cs="Times New Roman"/>
          <w:i/>
          <w:iCs/>
        </w:rPr>
        <w:t>relative to aspen</w:t>
      </w:r>
      <w:r w:rsidR="007732E6">
        <w:rPr>
          <w:rFonts w:ascii="Times New Roman" w:eastAsia="Times New Roman" w:hAnsi="Times New Roman" w:cs="Times New Roman"/>
        </w:rPr>
        <w:t xml:space="preserve"> and the influence of </w:t>
      </w:r>
      <w:r w:rsidR="0003483C">
        <w:rPr>
          <w:rFonts w:ascii="Times New Roman" w:eastAsia="Times New Roman" w:hAnsi="Times New Roman" w:cs="Times New Roman"/>
        </w:rPr>
        <w:t xml:space="preserve">forest </w:t>
      </w:r>
      <w:r w:rsidR="007732E6">
        <w:rPr>
          <w:rFonts w:ascii="Times New Roman" w:eastAsia="Times New Roman" w:hAnsi="Times New Roman" w:cs="Times New Roman"/>
        </w:rPr>
        <w:t>structural metrics including</w:t>
      </w:r>
      <w:r w:rsidR="00D11088">
        <w:rPr>
          <w:rFonts w:ascii="Times New Roman" w:eastAsia="Times New Roman" w:hAnsi="Times New Roman" w:cs="Times New Roman"/>
        </w:rPr>
        <w:t xml:space="preserve"> percent cover,</w:t>
      </w:r>
      <w:r w:rsidR="007732E6">
        <w:rPr>
          <w:rFonts w:ascii="Times New Roman" w:eastAsia="Times New Roman" w:hAnsi="Times New Roman" w:cs="Times New Roman"/>
        </w:rPr>
        <w:t xml:space="preserve"> live basal area, average tree height</w:t>
      </w:r>
      <w:r w:rsidR="00D11088">
        <w:rPr>
          <w:rFonts w:ascii="Times New Roman" w:eastAsia="Times New Roman" w:hAnsi="Times New Roman" w:cs="Times New Roman"/>
        </w:rPr>
        <w:t>,</w:t>
      </w:r>
      <w:r w:rsidR="007732E6">
        <w:rPr>
          <w:rFonts w:ascii="Times New Roman" w:eastAsia="Times New Roman" w:hAnsi="Times New Roman" w:cs="Times New Roman"/>
        </w:rPr>
        <w:t xml:space="preserve"> and </w:t>
      </w:r>
      <w:r w:rsidR="00D11088">
        <w:rPr>
          <w:rFonts w:ascii="Times New Roman" w:eastAsia="Times New Roman" w:hAnsi="Times New Roman" w:cs="Times New Roman"/>
        </w:rPr>
        <w:t xml:space="preserve">average </w:t>
      </w:r>
      <w:r w:rsidR="007732E6">
        <w:rPr>
          <w:rFonts w:ascii="Times New Roman" w:eastAsia="Times New Roman" w:hAnsi="Times New Roman" w:cs="Times New Roman"/>
        </w:rPr>
        <w:t>diameter</w:t>
      </w:r>
      <w:r w:rsidR="00CD1864">
        <w:rPr>
          <w:rFonts w:ascii="Times New Roman" w:eastAsia="Times New Roman" w:hAnsi="Times New Roman" w:cs="Times New Roman"/>
        </w:rPr>
        <w:t xml:space="preserve"> for all species present in each gridcell</w:t>
      </w:r>
      <w:r w:rsidR="007732E6">
        <w:rPr>
          <w:rFonts w:ascii="Times New Roman" w:eastAsia="Times New Roman" w:hAnsi="Times New Roman" w:cs="Times New Roman"/>
        </w:rPr>
        <w:t>.</w:t>
      </w:r>
      <w:r w:rsidR="00AA2B87">
        <w:rPr>
          <w:rFonts w:ascii="Times New Roman" w:eastAsia="Times New Roman" w:hAnsi="Times New Roman" w:cs="Times New Roman"/>
        </w:rPr>
        <w:t xml:space="preserve"> </w:t>
      </w:r>
      <w:r w:rsidR="001D0350">
        <w:rPr>
          <w:rFonts w:ascii="Times New Roman" w:eastAsia="Times New Roman" w:hAnsi="Times New Roman" w:cs="Times New Roman"/>
        </w:rPr>
        <w:t>A categorical variable for the gridcell majority forest type</w:t>
      </w:r>
      <w:r w:rsidR="00E17487">
        <w:rPr>
          <w:rFonts w:ascii="Times New Roman" w:eastAsia="Times New Roman" w:hAnsi="Times New Roman" w:cs="Times New Roman"/>
        </w:rPr>
        <w:t xml:space="preserve"> (</w:t>
      </w:r>
      <w:r w:rsidR="0017612E">
        <w:rPr>
          <w:rFonts w:ascii="Times New Roman" w:eastAsia="Times New Roman" w:hAnsi="Times New Roman" w:cs="Times New Roman"/>
        </w:rPr>
        <w:t xml:space="preserve">i.e., </w:t>
      </w:r>
      <w:r w:rsidR="00E17487">
        <w:rPr>
          <w:rFonts w:ascii="Times New Roman" w:eastAsia="Times New Roman" w:hAnsi="Times New Roman" w:cs="Times New Roman"/>
        </w:rPr>
        <w:t xml:space="preserve">percent </w:t>
      </w:r>
      <w:r w:rsidR="00AF4BD1">
        <w:rPr>
          <w:rFonts w:ascii="Times New Roman" w:eastAsia="Times New Roman" w:hAnsi="Times New Roman" w:cs="Times New Roman"/>
        </w:rPr>
        <w:t>of</w:t>
      </w:r>
      <w:r w:rsidR="00EF012E">
        <w:rPr>
          <w:rFonts w:ascii="Times New Roman" w:eastAsia="Times New Roman" w:hAnsi="Times New Roman" w:cs="Times New Roman"/>
        </w:rPr>
        <w:t xml:space="preserve"> forested area</w:t>
      </w:r>
      <w:r w:rsidR="00E17487">
        <w:rPr>
          <w:rFonts w:ascii="Times New Roman" w:eastAsia="Times New Roman" w:hAnsi="Times New Roman" w:cs="Times New Roman"/>
        </w:rPr>
        <w:t>)</w:t>
      </w:r>
      <w:r w:rsidR="001D0350">
        <w:rPr>
          <w:rFonts w:ascii="Times New Roman" w:eastAsia="Times New Roman" w:hAnsi="Times New Roman" w:cs="Times New Roman"/>
        </w:rPr>
        <w:t xml:space="preserve"> was included using aspen as the baseline level, allowing us to compare the differences between forest types relative to aspen.</w:t>
      </w:r>
      <w:r w:rsidR="0058674A">
        <w:rPr>
          <w:rFonts w:ascii="Times New Roman" w:eastAsia="Times New Roman" w:hAnsi="Times New Roman" w:cs="Times New Roman"/>
        </w:rPr>
        <w:t xml:space="preserve"> We included interactions between </w:t>
      </w:r>
      <w:r w:rsidR="00645B32">
        <w:rPr>
          <w:rFonts w:ascii="Times New Roman" w:eastAsia="Times New Roman" w:hAnsi="Times New Roman" w:cs="Times New Roman"/>
        </w:rPr>
        <w:t>species and their structural metrics</w:t>
      </w:r>
      <w:r w:rsidR="00E76D47">
        <w:rPr>
          <w:rFonts w:ascii="Times New Roman" w:eastAsia="Times New Roman" w:hAnsi="Times New Roman" w:cs="Times New Roman"/>
        </w:rPr>
        <w:t xml:space="preserve"> as well as </w:t>
      </w:r>
      <w:r w:rsidR="00A130FE">
        <w:rPr>
          <w:rFonts w:ascii="Times New Roman" w:eastAsia="Times New Roman" w:hAnsi="Times New Roman" w:cs="Times New Roman"/>
        </w:rPr>
        <w:t>fixed effects for topography and day-of-burn fire weather.</w:t>
      </w:r>
      <w:r w:rsidR="00DC5918">
        <w:rPr>
          <w:rFonts w:ascii="Times New Roman" w:eastAsia="Times New Roman" w:hAnsi="Times New Roman" w:cs="Times New Roman"/>
        </w:rPr>
        <w:t xml:space="preserve"> </w:t>
      </w:r>
      <w:bookmarkStart w:id="13" w:name="_s6zhtx4uw2ww" w:colFirst="0" w:colLast="0"/>
      <w:bookmarkStart w:id="14" w:name="_wixoujnz9su4" w:colFirst="0" w:colLast="0"/>
      <w:bookmarkStart w:id="15" w:name="_bhtxz188isnx" w:colFirst="0" w:colLast="0"/>
      <w:bookmarkEnd w:id="13"/>
      <w:bookmarkEnd w:id="14"/>
      <w:bookmarkEnd w:id="15"/>
      <w:r w:rsidR="00AE0CD0">
        <w:rPr>
          <w:rFonts w:ascii="Times New Roman" w:eastAsia="Times New Roman" w:hAnsi="Times New Roman" w:cs="Times New Roman"/>
        </w:rPr>
        <w:t xml:space="preserve">Only species which </w:t>
      </w:r>
      <w:r w:rsidR="00AE0CD0">
        <w:rPr>
          <w:rFonts w:ascii="Times New Roman" w:eastAsia="Times New Roman" w:hAnsi="Times New Roman" w:cs="Times New Roman"/>
        </w:rPr>
        <w:lastRenderedPageBreak/>
        <w:t>contributed to at least 10% of the total live basal area</w:t>
      </w:r>
      <w:r w:rsidR="00214914">
        <w:rPr>
          <w:rFonts w:ascii="Times New Roman" w:eastAsia="Times New Roman" w:hAnsi="Times New Roman" w:cs="Times New Roman"/>
        </w:rPr>
        <w:t xml:space="preserve"> or total live abundance</w:t>
      </w:r>
      <w:r w:rsidR="00AE0CD0">
        <w:rPr>
          <w:rFonts w:ascii="Times New Roman" w:eastAsia="Times New Roman" w:hAnsi="Times New Roman" w:cs="Times New Roman"/>
        </w:rPr>
        <w:t xml:space="preserve"> in a gridcell</w:t>
      </w:r>
      <w:r w:rsidR="00D43D06">
        <w:rPr>
          <w:rFonts w:ascii="Times New Roman" w:eastAsia="Times New Roman" w:hAnsi="Times New Roman" w:cs="Times New Roman"/>
        </w:rPr>
        <w:t xml:space="preserve"> were retained to address potential noise in the forest inventory data. </w:t>
      </w:r>
      <w:r w:rsidR="00537DF4">
        <w:rPr>
          <w:rFonts w:ascii="Times New Roman" w:eastAsia="Times New Roman" w:hAnsi="Times New Roman" w:cs="Times New Roman"/>
        </w:rPr>
        <w:t xml:space="preserve">For </w:t>
      </w:r>
      <w:r w:rsidR="00B4046C">
        <w:rPr>
          <w:rFonts w:ascii="Times New Roman" w:eastAsia="Times New Roman" w:hAnsi="Times New Roman" w:cs="Times New Roman"/>
        </w:rPr>
        <w:t>aim</w:t>
      </w:r>
      <w:r w:rsidR="00537DF4">
        <w:rPr>
          <w:rFonts w:ascii="Times New Roman" w:eastAsia="Times New Roman" w:hAnsi="Times New Roman" w:cs="Times New Roman"/>
        </w:rPr>
        <w:t xml:space="preserve"> (3), t</w:t>
      </w:r>
      <w:r w:rsidRPr="00860874">
        <w:rPr>
          <w:rFonts w:ascii="Times New Roman" w:eastAsia="Times New Roman" w:hAnsi="Times New Roman" w:cs="Times New Roman"/>
        </w:rPr>
        <w:t xml:space="preserve">o test the influence of aspen co-occurrence and dominance, we identified fires which had </w:t>
      </w:r>
      <w:r w:rsidR="002753FC">
        <w:rPr>
          <w:rFonts w:ascii="Times New Roman" w:eastAsia="Times New Roman" w:hAnsi="Times New Roman" w:cs="Times New Roman"/>
        </w:rPr>
        <w:t>any</w:t>
      </w:r>
      <w:r w:rsidRPr="00860874">
        <w:rPr>
          <w:rFonts w:ascii="Times New Roman" w:eastAsia="Times New Roman" w:hAnsi="Times New Roman" w:cs="Times New Roman"/>
        </w:rPr>
        <w:t xml:space="preserve"> pre-fire aspen cover (N=</w:t>
      </w:r>
      <w:r w:rsidR="00305704">
        <w:rPr>
          <w:rFonts w:ascii="Times New Roman" w:eastAsia="Times New Roman" w:hAnsi="Times New Roman" w:cs="Times New Roman"/>
        </w:rPr>
        <w:t>65</w:t>
      </w:r>
      <w:r w:rsidRPr="00860874">
        <w:rPr>
          <w:rFonts w:ascii="Times New Roman" w:eastAsia="Times New Roman" w:hAnsi="Times New Roman" w:cs="Times New Roman"/>
        </w:rPr>
        <w:t xml:space="preserve">). Aspen dominance was measured as the proportion of live </w:t>
      </w:r>
      <w:r w:rsidR="00F541C9">
        <w:rPr>
          <w:rFonts w:ascii="Times New Roman" w:eastAsia="Times New Roman" w:hAnsi="Times New Roman" w:cs="Times New Roman"/>
        </w:rPr>
        <w:t>basal area</w:t>
      </w:r>
      <w:r w:rsidRPr="00860874">
        <w:rPr>
          <w:rFonts w:ascii="Times New Roman" w:eastAsia="Times New Roman" w:hAnsi="Times New Roman" w:cs="Times New Roman"/>
        </w:rPr>
        <w:t>. An interaction term between the grid</w:t>
      </w:r>
      <w:r w:rsidR="007D26E0">
        <w:rPr>
          <w:rFonts w:ascii="Times New Roman" w:eastAsia="Times New Roman" w:hAnsi="Times New Roman" w:cs="Times New Roman"/>
        </w:rPr>
        <w:t>cell</w:t>
      </w:r>
      <w:r w:rsidRPr="00860874">
        <w:rPr>
          <w:rFonts w:ascii="Times New Roman" w:eastAsia="Times New Roman" w:hAnsi="Times New Roman" w:cs="Times New Roman"/>
        </w:rPr>
        <w:t xml:space="preserve"> </w:t>
      </w:r>
      <w:r w:rsidR="007D26E0">
        <w:rPr>
          <w:rFonts w:ascii="Times New Roman" w:eastAsia="Times New Roman" w:hAnsi="Times New Roman" w:cs="Times New Roman"/>
        </w:rPr>
        <w:t>majority</w:t>
      </w:r>
      <w:r w:rsidRPr="00860874">
        <w:rPr>
          <w:rFonts w:ascii="Times New Roman" w:eastAsia="Times New Roman" w:hAnsi="Times New Roman" w:cs="Times New Roman"/>
        </w:rPr>
        <w:t xml:space="preserve"> forest type and aspen dominance was </w:t>
      </w:r>
      <w:r w:rsidR="00402B9A">
        <w:rPr>
          <w:rFonts w:ascii="Times New Roman" w:eastAsia="Times New Roman" w:hAnsi="Times New Roman" w:cs="Times New Roman"/>
        </w:rPr>
        <w:t>used</w:t>
      </w:r>
      <w:r w:rsidRPr="00860874">
        <w:rPr>
          <w:rFonts w:ascii="Times New Roman" w:eastAsia="Times New Roman" w:hAnsi="Times New Roman" w:cs="Times New Roman"/>
        </w:rPr>
        <w:t xml:space="preserve"> to test the effect of aspen co-occurrence across major forest types</w:t>
      </w:r>
      <w:r w:rsidR="00305704">
        <w:rPr>
          <w:rFonts w:ascii="Times New Roman" w:eastAsia="Times New Roman" w:hAnsi="Times New Roman" w:cs="Times New Roman"/>
        </w:rPr>
        <w:t>, i</w:t>
      </w:r>
      <w:r w:rsidRPr="00860874">
        <w:rPr>
          <w:rFonts w:ascii="Times New Roman" w:eastAsia="Times New Roman" w:hAnsi="Times New Roman" w:cs="Times New Roman"/>
        </w:rPr>
        <w:t xml:space="preserve">ncluding </w:t>
      </w:r>
      <w:r w:rsidR="002F5AE3">
        <w:rPr>
          <w:rFonts w:ascii="Times New Roman" w:eastAsia="Times New Roman" w:hAnsi="Times New Roman" w:cs="Times New Roman"/>
        </w:rPr>
        <w:t>gridcells where aspen was the majority type</w:t>
      </w:r>
      <w:r w:rsidRPr="00860874">
        <w:rPr>
          <w:rFonts w:ascii="Times New Roman" w:eastAsia="Times New Roman" w:hAnsi="Times New Roman" w:cs="Times New Roman"/>
        </w:rPr>
        <w:t>. To test the influence of fire weather on mediating these relationships, an additional interaction term was set with VPD (</w:t>
      </w:r>
      <w:r w:rsidR="00402B9A">
        <w:rPr>
          <w:rFonts w:ascii="Times New Roman" w:eastAsia="Times New Roman" w:hAnsi="Times New Roman" w:cs="Times New Roman"/>
        </w:rPr>
        <w:t xml:space="preserve">i.e., </w:t>
      </w:r>
      <w:proofErr w:type="spellStart"/>
      <w:r w:rsidR="00402B9A" w:rsidRPr="00860874">
        <w:rPr>
          <w:rFonts w:ascii="Times New Roman" w:eastAsia="Times New Roman" w:hAnsi="Times New Roman" w:cs="Times New Roman"/>
          <w:i/>
        </w:rPr>
        <w:t>fortypcd</w:t>
      </w:r>
      <w:proofErr w:type="spellEnd"/>
      <w:r w:rsidR="00402B9A" w:rsidRPr="00860874">
        <w:rPr>
          <w:rFonts w:ascii="Times New Roman" w:eastAsia="Times New Roman" w:hAnsi="Times New Roman" w:cs="Times New Roman"/>
          <w:i/>
        </w:rPr>
        <w:t>: aspen</w:t>
      </w:r>
      <w:r w:rsidRPr="00860874">
        <w:rPr>
          <w:rFonts w:ascii="Times New Roman" w:eastAsia="Times New Roman" w:hAnsi="Times New Roman" w:cs="Times New Roman"/>
          <w:i/>
        </w:rPr>
        <w:t xml:space="preserve"> dominance * VPD</w:t>
      </w:r>
      <w:r w:rsidRPr="00860874">
        <w:rPr>
          <w:rFonts w:ascii="Times New Roman" w:eastAsia="Times New Roman" w:hAnsi="Times New Roman" w:cs="Times New Roman"/>
        </w:rPr>
        <w:t>).</w:t>
      </w:r>
    </w:p>
    <w:p w14:paraId="32A96DED" w14:textId="5376FF5D" w:rsidR="00475F04" w:rsidRPr="00860874" w:rsidRDefault="003B4489">
      <w:pPr>
        <w:spacing w:before="120" w:after="120"/>
        <w:rPr>
          <w:rFonts w:ascii="Times New Roman" w:eastAsia="Times New Roman" w:hAnsi="Times New Roman" w:cs="Times New Roman"/>
          <w:i/>
        </w:rPr>
      </w:pPr>
      <w:r w:rsidRPr="00860874">
        <w:rPr>
          <w:rFonts w:ascii="Times New Roman" w:eastAsia="Times New Roman" w:hAnsi="Times New Roman" w:cs="Times New Roman"/>
          <w:i/>
        </w:rPr>
        <w:t>2.7.</w:t>
      </w:r>
      <w:r w:rsidR="00C3375C">
        <w:rPr>
          <w:rFonts w:ascii="Times New Roman" w:eastAsia="Times New Roman" w:hAnsi="Times New Roman" w:cs="Times New Roman"/>
          <w:i/>
        </w:rPr>
        <w:t>1</w:t>
      </w:r>
      <w:r w:rsidRPr="00860874">
        <w:rPr>
          <w:rFonts w:ascii="Times New Roman" w:eastAsia="Times New Roman" w:hAnsi="Times New Roman" w:cs="Times New Roman"/>
          <w:i/>
        </w:rPr>
        <w:t xml:space="preserve">. Model </w:t>
      </w:r>
      <w:r w:rsidR="00A4612E">
        <w:rPr>
          <w:rFonts w:ascii="Times New Roman" w:eastAsia="Times New Roman" w:hAnsi="Times New Roman" w:cs="Times New Roman"/>
          <w:i/>
        </w:rPr>
        <w:t>parameters and assessment</w:t>
      </w:r>
    </w:p>
    <w:p w14:paraId="32A96DEE" w14:textId="3EE00A20" w:rsidR="00475F04" w:rsidRPr="00860874" w:rsidRDefault="00A4612E">
      <w:pPr>
        <w:spacing w:before="120" w:after="120"/>
        <w:rPr>
          <w:rFonts w:ascii="Times New Roman" w:eastAsia="Times New Roman" w:hAnsi="Times New Roman" w:cs="Times New Roman"/>
        </w:rPr>
      </w:pPr>
      <w:r>
        <w:rPr>
          <w:rFonts w:ascii="Times New Roman" w:eastAsia="Times New Roman" w:hAnsi="Times New Roman" w:cs="Times New Roman"/>
        </w:rPr>
        <w:t>Models</w:t>
      </w:r>
      <w:r w:rsidRPr="00860874">
        <w:rPr>
          <w:rFonts w:ascii="Times New Roman" w:eastAsia="Times New Roman" w:hAnsi="Times New Roman" w:cs="Times New Roman"/>
        </w:rPr>
        <w:t xml:space="preserve"> were parameterized using the gaussian family for </w:t>
      </w:r>
      <w:r w:rsidR="002A49EE">
        <w:rPr>
          <w:rFonts w:ascii="Times New Roman" w:eastAsia="Times New Roman" w:hAnsi="Times New Roman" w:cs="Times New Roman"/>
        </w:rPr>
        <w:t xml:space="preserve">log-transformed </w:t>
      </w:r>
      <w:r w:rsidR="00760687">
        <w:rPr>
          <w:rFonts w:ascii="Times New Roman" w:eastAsia="Times New Roman" w:hAnsi="Times New Roman" w:cs="Times New Roman"/>
        </w:rPr>
        <w:t>FRPc</w:t>
      </w:r>
      <w:r w:rsidRPr="00860874">
        <w:rPr>
          <w:rFonts w:ascii="Times New Roman" w:eastAsia="Times New Roman" w:hAnsi="Times New Roman" w:cs="Times New Roman"/>
        </w:rPr>
        <w:t xml:space="preserve"> and gamma for </w:t>
      </w:r>
      <w:r w:rsidR="003B6713">
        <w:rPr>
          <w:rFonts w:ascii="Times New Roman" w:eastAsia="Times New Roman" w:hAnsi="Times New Roman" w:cs="Times New Roman"/>
        </w:rPr>
        <w:t>90</w:t>
      </w:r>
      <w:r w:rsidR="003B6713" w:rsidRPr="003B6713">
        <w:rPr>
          <w:rFonts w:ascii="Times New Roman" w:eastAsia="Times New Roman" w:hAnsi="Times New Roman" w:cs="Times New Roman"/>
          <w:vertAlign w:val="superscript"/>
        </w:rPr>
        <w:t>th</w:t>
      </w:r>
      <w:r w:rsidR="003B6713">
        <w:rPr>
          <w:rFonts w:ascii="Times New Roman" w:eastAsia="Times New Roman" w:hAnsi="Times New Roman" w:cs="Times New Roman"/>
        </w:rPr>
        <w:t xml:space="preserve"> percentile </w:t>
      </w:r>
      <w:r w:rsidRPr="00860874">
        <w:rPr>
          <w:rFonts w:ascii="Times New Roman" w:eastAsia="Times New Roman" w:hAnsi="Times New Roman" w:cs="Times New Roman"/>
        </w:rPr>
        <w:t>CBI</w:t>
      </w:r>
      <w:r w:rsidR="00760687">
        <w:rPr>
          <w:rFonts w:ascii="Times New Roman" w:eastAsia="Times New Roman" w:hAnsi="Times New Roman" w:cs="Times New Roman"/>
        </w:rPr>
        <w:t>bc</w:t>
      </w:r>
      <w:r w:rsidRPr="00860874">
        <w:rPr>
          <w:rFonts w:ascii="Times New Roman" w:eastAsia="Times New Roman" w:hAnsi="Times New Roman" w:cs="Times New Roman"/>
        </w:rPr>
        <w:t xml:space="preserve"> based on the</w:t>
      </w:r>
      <w:r w:rsidR="003B6713">
        <w:rPr>
          <w:rFonts w:ascii="Times New Roman" w:eastAsia="Times New Roman" w:hAnsi="Times New Roman" w:cs="Times New Roman"/>
        </w:rPr>
        <w:t>ir</w:t>
      </w:r>
      <w:r w:rsidRPr="00860874">
        <w:rPr>
          <w:rFonts w:ascii="Times New Roman" w:eastAsia="Times New Roman" w:hAnsi="Times New Roman" w:cs="Times New Roman"/>
        </w:rPr>
        <w:t xml:space="preserve"> observed distribution</w:t>
      </w:r>
      <w:r w:rsidR="003B6713">
        <w:rPr>
          <w:rFonts w:ascii="Times New Roman" w:eastAsia="Times New Roman" w:hAnsi="Times New Roman" w:cs="Times New Roman"/>
        </w:rPr>
        <w:t xml:space="preserve">s </w:t>
      </w:r>
      <w:r>
        <w:rPr>
          <w:rFonts w:ascii="Times New Roman" w:eastAsia="Times New Roman" w:hAnsi="Times New Roman" w:cs="Times New Roman"/>
        </w:rPr>
        <w:t>(</w:t>
      </w:r>
      <w:r w:rsidRPr="00A4612E">
        <w:rPr>
          <w:rFonts w:ascii="Times New Roman" w:eastAsia="Times New Roman" w:hAnsi="Times New Roman" w:cs="Times New Roman"/>
          <w:b/>
          <w:bCs/>
        </w:rPr>
        <w:t>Figure SX</w:t>
      </w:r>
      <w:r>
        <w:rPr>
          <w:rFonts w:ascii="Times New Roman" w:eastAsia="Times New Roman" w:hAnsi="Times New Roman" w:cs="Times New Roman"/>
          <w:b/>
          <w:bCs/>
        </w:rPr>
        <w:t>)</w:t>
      </w:r>
      <w:r w:rsidRPr="00860874">
        <w:rPr>
          <w:rFonts w:ascii="Times New Roman" w:eastAsia="Times New Roman" w:hAnsi="Times New Roman" w:cs="Times New Roman"/>
        </w:rPr>
        <w:t xml:space="preserve">. </w:t>
      </w:r>
      <w:r w:rsidR="00FA0C9C">
        <w:rPr>
          <w:rFonts w:ascii="Times New Roman" w:eastAsia="Times New Roman" w:hAnsi="Times New Roman" w:cs="Times New Roman"/>
        </w:rPr>
        <w:t>P</w:t>
      </w:r>
      <w:r w:rsidR="00305704">
        <w:rPr>
          <w:rFonts w:ascii="Times New Roman" w:eastAsia="Times New Roman" w:hAnsi="Times New Roman" w:cs="Times New Roman"/>
        </w:rPr>
        <w:t>enalized complexity prior</w:t>
      </w:r>
      <w:r w:rsidR="00FA0C9C">
        <w:rPr>
          <w:rFonts w:ascii="Times New Roman" w:eastAsia="Times New Roman" w:hAnsi="Times New Roman" w:cs="Times New Roman"/>
        </w:rPr>
        <w:t>s</w:t>
      </w:r>
      <w:r w:rsidR="007D352C">
        <w:rPr>
          <w:rFonts w:ascii="Times New Roman" w:eastAsia="Times New Roman" w:hAnsi="Times New Roman" w:cs="Times New Roman"/>
        </w:rPr>
        <w:t xml:space="preserve"> </w:t>
      </w:r>
      <w:r w:rsidR="00FA0C9C">
        <w:rPr>
          <w:rFonts w:ascii="Times New Roman" w:eastAsia="Times New Roman" w:hAnsi="Times New Roman" w:cs="Times New Roman"/>
        </w:rPr>
        <w:t>were</w:t>
      </w:r>
      <w:r w:rsidR="007D352C">
        <w:rPr>
          <w:rFonts w:ascii="Times New Roman" w:eastAsia="Times New Roman" w:hAnsi="Times New Roman" w:cs="Times New Roman"/>
        </w:rPr>
        <w:t xml:space="preserve"> used for fixed and random effects</w:t>
      </w:r>
      <w:r w:rsidRPr="00860874">
        <w:rPr>
          <w:rFonts w:ascii="Times New Roman" w:eastAsia="Times New Roman" w:hAnsi="Times New Roman" w:cs="Times New Roman"/>
        </w:rPr>
        <w:t xml:space="preserve"> to allow for flexibility in model </w:t>
      </w:r>
      <w:r w:rsidR="00305704">
        <w:rPr>
          <w:rFonts w:ascii="Times New Roman" w:eastAsia="Times New Roman" w:hAnsi="Times New Roman" w:cs="Times New Roman"/>
        </w:rPr>
        <w:t>variance</w:t>
      </w:r>
      <w:r w:rsidR="00E32B8F">
        <w:rPr>
          <w:rFonts w:ascii="Times New Roman" w:eastAsia="Times New Roman" w:hAnsi="Times New Roman" w:cs="Times New Roman"/>
        </w:rPr>
        <w:t>. Baseline models without random and spatial effects</w:t>
      </w:r>
      <w:r w:rsidR="0070587D">
        <w:rPr>
          <w:rFonts w:ascii="Times New Roman" w:eastAsia="Times New Roman" w:hAnsi="Times New Roman" w:cs="Times New Roman"/>
        </w:rPr>
        <w:t xml:space="preserve"> were compared to increasingly complex model structures using</w:t>
      </w:r>
      <w:r w:rsidRPr="00860874">
        <w:rPr>
          <w:rFonts w:ascii="Times New Roman" w:eastAsia="Times New Roman" w:hAnsi="Times New Roman" w:cs="Times New Roman"/>
        </w:rPr>
        <w:t xml:space="preserve"> fit statistics, specifically Watanabe-</w:t>
      </w:r>
      <w:r w:rsidR="00DC7A31" w:rsidRPr="00860874">
        <w:rPr>
          <w:rFonts w:ascii="Times New Roman" w:eastAsia="Times New Roman" w:hAnsi="Times New Roman" w:cs="Times New Roman"/>
        </w:rPr>
        <w:t>Akaike</w:t>
      </w:r>
      <w:r w:rsidRPr="00860874">
        <w:rPr>
          <w:rFonts w:ascii="Times New Roman" w:eastAsia="Times New Roman" w:hAnsi="Times New Roman" w:cs="Times New Roman"/>
        </w:rPr>
        <w:t xml:space="preserve"> information criterion (WAIC) and conditional predictive ordinates (CPO), two measures of model robustness and predictive power, respectively, commonly used to compare model outputs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{"citationID":"FXCFqcms","properties":{"formattedCitation":"(Gomez-Rubio, 2020)","plainCitation":"(Gomez-Rubio, 2020)","noteIndex":0},"citationItems":[{"id":6323,"uris":["http://zotero.org/users/5904228/items/U3RAVSSA"],"itemData":{"id":6323,"type":"book","abstract":"The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(Gomez-Rubio,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For FRP models only, additional </w:t>
      </w:r>
      <w:r w:rsidR="00131A87">
        <w:rPr>
          <w:rFonts w:ascii="Times New Roman" w:eastAsia="Times New Roman" w:hAnsi="Times New Roman" w:cs="Times New Roman"/>
        </w:rPr>
        <w:t>covariates</w:t>
      </w:r>
      <w:r w:rsidRPr="00860874">
        <w:rPr>
          <w:rFonts w:ascii="Times New Roman" w:eastAsia="Times New Roman" w:hAnsi="Times New Roman" w:cs="Times New Roman"/>
        </w:rPr>
        <w:t xml:space="preserve"> were included to represent the </w:t>
      </w:r>
      <w:r w:rsidR="008B59A4">
        <w:rPr>
          <w:rFonts w:ascii="Times New Roman" w:eastAsia="Times New Roman" w:hAnsi="Times New Roman" w:cs="Times New Roman"/>
        </w:rPr>
        <w:t xml:space="preserve">cumulative detection </w:t>
      </w:r>
      <w:r w:rsidRPr="00860874">
        <w:rPr>
          <w:rFonts w:ascii="Times New Roman" w:eastAsia="Times New Roman" w:hAnsi="Times New Roman" w:cs="Times New Roman"/>
        </w:rPr>
        <w:t xml:space="preserve">overlap percentage, and the proportion of daytime </w:t>
      </w:r>
      <w:r w:rsidR="00131A87">
        <w:rPr>
          <w:rFonts w:ascii="Times New Roman" w:eastAsia="Times New Roman" w:hAnsi="Times New Roman" w:cs="Times New Roman"/>
        </w:rPr>
        <w:t>detections</w:t>
      </w:r>
      <w:r w:rsidRPr="00860874">
        <w:rPr>
          <w:rFonts w:ascii="Times New Roman" w:eastAsia="Times New Roman" w:hAnsi="Times New Roman" w:cs="Times New Roman"/>
        </w:rPr>
        <w:t xml:space="preserve"> within each grid to account for the aggregation method (</w:t>
      </w:r>
      <w:r w:rsidRPr="00860874">
        <w:rPr>
          <w:rFonts w:ascii="Times New Roman" w:eastAsia="Times New Roman" w:hAnsi="Times New Roman" w:cs="Times New Roman"/>
          <w:i/>
        </w:rPr>
        <w:t>Section 2.3</w:t>
      </w:r>
      <w:r w:rsidRPr="00860874">
        <w:rPr>
          <w:rFonts w:ascii="Times New Roman" w:eastAsia="Times New Roman" w:hAnsi="Times New Roman" w:cs="Times New Roman"/>
        </w:rPr>
        <w:t>).</w:t>
      </w:r>
      <w:r w:rsidR="00E36B45">
        <w:rPr>
          <w:rFonts w:ascii="Times New Roman" w:eastAsia="Times New Roman" w:hAnsi="Times New Roman" w:cs="Times New Roman"/>
        </w:rPr>
        <w:t xml:space="preserve"> </w:t>
      </w:r>
      <w:r w:rsidR="0068158F">
        <w:rPr>
          <w:rFonts w:ascii="Times New Roman" w:eastAsia="Times New Roman" w:hAnsi="Times New Roman" w:cs="Times New Roman"/>
        </w:rPr>
        <w:t>For all models, we also included a covariate for the log-scaled final fire size</w:t>
      </w:r>
      <w:r w:rsidR="000C0A62">
        <w:rPr>
          <w:rFonts w:ascii="Times New Roman" w:eastAsia="Times New Roman" w:hAnsi="Times New Roman" w:cs="Times New Roman"/>
        </w:rPr>
        <w:t>, as previous studies have shown a correlation between FRP</w:t>
      </w:r>
      <w:r w:rsidR="005327CF">
        <w:rPr>
          <w:rFonts w:ascii="Times New Roman" w:eastAsia="Times New Roman" w:hAnsi="Times New Roman" w:cs="Times New Roman"/>
        </w:rPr>
        <w:t xml:space="preserve"> and fire size </w:t>
      </w:r>
      <w:r w:rsidR="005327CF">
        <w:rPr>
          <w:rFonts w:ascii="Times New Roman" w:eastAsia="Times New Roman" w:hAnsi="Times New Roman" w:cs="Times New Roman"/>
        </w:rPr>
        <w:fldChar w:fldCharType="begin"/>
      </w:r>
      <w:r w:rsidR="005327CF">
        <w:rPr>
          <w:rFonts w:ascii="Times New Roman" w:eastAsia="Times New Roman" w:hAnsi="Times New Roman" w:cs="Times New Roman"/>
        </w:rPr>
        <w:instrText xml:space="preserve"> ADDIN ZOTERO_ITEM CSL_CITATION {"citationID":"MJCJLwUr","properties":{"formattedCitation":"(Laurent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005327CF">
        <w:rPr>
          <w:rFonts w:ascii="Times New Roman" w:eastAsia="Times New Roman" w:hAnsi="Times New Roman" w:cs="Times New Roman"/>
        </w:rPr>
        <w:fldChar w:fldCharType="separate"/>
      </w:r>
      <w:r w:rsidR="005327CF">
        <w:rPr>
          <w:rFonts w:ascii="Times New Roman" w:eastAsia="Times New Roman" w:hAnsi="Times New Roman" w:cs="Times New Roman"/>
          <w:noProof/>
        </w:rPr>
        <w:t>(Laurent et al., 2019)</w:t>
      </w:r>
      <w:r w:rsidR="005327CF">
        <w:rPr>
          <w:rFonts w:ascii="Times New Roman" w:eastAsia="Times New Roman" w:hAnsi="Times New Roman" w:cs="Times New Roman"/>
        </w:rPr>
        <w:fldChar w:fldCharType="end"/>
      </w:r>
      <w:r w:rsidR="000C0A62">
        <w:rPr>
          <w:rFonts w:ascii="Times New Roman" w:eastAsia="Times New Roman" w:hAnsi="Times New Roman" w:cs="Times New Roman"/>
        </w:rPr>
        <w:t xml:space="preserve">. </w:t>
      </w:r>
      <w:r w:rsidRPr="00860874">
        <w:rPr>
          <w:rFonts w:ascii="Times New Roman" w:eastAsia="Times New Roman" w:hAnsi="Times New Roman" w:cs="Times New Roman"/>
        </w:rPr>
        <w:t>Prior to fitting models, we tested correlations between predictor variables using a Spearman correlation coefficient</w:t>
      </w:r>
      <w:r w:rsidR="00131A87">
        <w:rPr>
          <w:rFonts w:ascii="Times New Roman" w:eastAsia="Times New Roman" w:hAnsi="Times New Roman" w:cs="Times New Roman"/>
        </w:rPr>
        <w:t xml:space="preserve"> (</w:t>
      </w:r>
      <w:r w:rsidR="00131A87" w:rsidRPr="00131A87">
        <w:rPr>
          <w:rFonts w:ascii="Times New Roman" w:eastAsia="Times New Roman" w:hAnsi="Times New Roman" w:cs="Times New Roman"/>
          <w:b/>
          <w:bCs/>
        </w:rPr>
        <w:t>Figure SX</w:t>
      </w:r>
      <w:r w:rsidR="00131A87">
        <w:rPr>
          <w:rFonts w:ascii="Times New Roman" w:eastAsia="Times New Roman" w:hAnsi="Times New Roman" w:cs="Times New Roman"/>
        </w:rPr>
        <w:t>)</w:t>
      </w:r>
      <w:r w:rsidRPr="00860874">
        <w:rPr>
          <w:rFonts w:ascii="Times New Roman" w:eastAsia="Times New Roman" w:hAnsi="Times New Roman" w:cs="Times New Roman"/>
        </w:rPr>
        <w:t xml:space="preserve">. </w:t>
      </w:r>
    </w:p>
    <w:p w14:paraId="32A96DEF" w14:textId="411ADED8" w:rsidR="00475F04" w:rsidRPr="00860874" w:rsidRDefault="003B4489">
      <w:pPr>
        <w:pStyle w:val="Heading3"/>
      </w:pPr>
      <w:bookmarkStart w:id="16" w:name="_yvzhz66ln0f5" w:colFirst="0" w:colLast="0"/>
      <w:bookmarkEnd w:id="16"/>
      <w:r w:rsidRPr="00860874">
        <w:t>2.7.1. Spatial mesh</w:t>
      </w:r>
    </w:p>
    <w:p w14:paraId="32A96DF1" w14:textId="3B39057E" w:rsidR="00475F04" w:rsidRPr="00860874" w:rsidRDefault="003B4489" w:rsidP="008B2D8B">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Wildfires are inherently </w:t>
      </w:r>
      <w:r w:rsidR="007451F1" w:rsidRPr="00860874">
        <w:rPr>
          <w:rFonts w:ascii="Times New Roman" w:eastAsia="Times New Roman" w:hAnsi="Times New Roman" w:cs="Times New Roman"/>
        </w:rPr>
        <w:t>spatially dependent</w:t>
      </w:r>
      <w:r w:rsidRPr="00860874">
        <w:rPr>
          <w:rFonts w:ascii="Times New Roman" w:eastAsia="Times New Roman" w:hAnsi="Times New Roman" w:cs="Times New Roman"/>
        </w:rPr>
        <w:t xml:space="preserve"> processes, requiring careful assessment of model covariates. To account for </w:t>
      </w:r>
      <w:r w:rsidR="0069555F">
        <w:rPr>
          <w:rFonts w:ascii="Times New Roman" w:eastAsia="Times New Roman" w:hAnsi="Times New Roman" w:cs="Times New Roman"/>
        </w:rPr>
        <w:t>this</w:t>
      </w:r>
      <w:r w:rsidRPr="00860874">
        <w:rPr>
          <w:rFonts w:ascii="Times New Roman" w:eastAsia="Times New Roman" w:hAnsi="Times New Roman" w:cs="Times New Roman"/>
        </w:rPr>
        <w:t xml:space="preserve"> spatial </w:t>
      </w:r>
      <w:r w:rsidR="0069555F">
        <w:rPr>
          <w:rFonts w:ascii="Times New Roman" w:eastAsia="Times New Roman" w:hAnsi="Times New Roman" w:cs="Times New Roman"/>
        </w:rPr>
        <w:t>dependence</w:t>
      </w:r>
      <w:r w:rsidRPr="00860874">
        <w:rPr>
          <w:rFonts w:ascii="Times New Roman" w:eastAsia="Times New Roman" w:hAnsi="Times New Roman" w:cs="Times New Roman"/>
        </w:rPr>
        <w:t xml:space="preserve">, we implemented the Stochastic Partial Differential Equation (SPDE) approach, which is a key innovation within the INLA framework for modeling spatial processes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{"citationID":"x0Wf0LvS","properties":{"formattedCitation":"(Lindgren et al., 2011)","plainCitation":"(Lindgren et al., 2011)","noteIndex":0},"citationItems":[{"id":6189,"uris":["http://zotero.org/users/5904228/items/YYRJHTMZ"],"itemData":{"id":6189,"type":"article-journal","abstract":"Summary.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Methodology)","DOI":"10.1111/j.1467-9868.2011.00777.x","ISSN":"1467-9868","issue":"4","language":"en","license":"© 2011 Royal Statistical Society","note":"_eprint: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(Lindgren et al., 2011)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SPDE efficiently approximates continuous spatial Gaussian random fields (GRFs) using sparse precision matrices, linking GRFs to Gaussian Markov Random Fields (GMRFs) through a triangulated mesh representation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{"citationID":"8KjzfH6x","properties":{"formattedCitation":"(Bakka et al., 2018)","plainCitation":"(Bakka et al., 2018)","noteIndex":0},"citationItems":[{"id":6374,"uris":["http://zotero.org/users/5904228/items/GWAJ55KG"],"itemData":{"id":6374,"type":"article-journal","abstract":"Coming up with Bayesian models for spatial data is easy, but performing inference with them can be challenging. Writing fast inference code for a complex spatial model with realistically-sized datasets from scratch is time-consuming, and if changes are made to the model, there is little guarantee that the code performs well. The key advantages of R-INLA are the ease with which complex models can be created and modified, without the need to write complex code, and the speed at which inference can be done even for spatial problems with hundreds of thousands of observations. R-INLA handles latent Gaussian models, where fixed effects, structured and unstructured Gaussian random effects are combined linearly in a linear predictor, and the elements of the linear predictor are observed through one or more likelihoods. The structured random effects can be both standard areal model such as the Besag and the BYM models, and geostatistical models from a subset of the Matérn Gaussian random fields. In this review, we discuss the large success of spatial modeling with R-INLA and the types of spatial models that can be fitted, we give an overview of recent developments for areal models, and we give an overview of the stochastic partial differential equation (SPDE) approach and some of the ways it can be extended beyond the assumptions of isotropy and separability. In particular, we describe how slight changes to the SPDE approach leads to straight-forward approaches for nonstationary spatial models and nonseparable space–time models. This article is categorized under: Statistical and Graphical Methods of Data Analysis &gt; Bayesian Methods and Theory Statistical Models &gt; Bayesian Models Data: Types and Structure &gt; Massive Data","container-title":"WIREs Computational Statistics","DOI":"10.1002/wics.1443","ISSN":"1939-0068","issue":"6","language":"en","license":"© 2018 Wiley Periodicals, Inc.","note":"_eprint: https://onlinelibrary.wiley.com/doi/pdf/10.1002/wics.1443","page":"e1443","source":"Wiley Online Library","title":"Spatial modeling with R-INLA: A review","title-short":"Spatial modeling with R-INLA","volume":"10","author":[{"family":"Bakka","given":"Haakon"},{"family":"Rue","given":"Håvard"},{"family":"Fuglstad","given":"Geir-Arne"},{"family":"Riebler","given":"Andrea"},{"family":"Bolin","given":"David"},{"family":"Illian","given":"Janine"},{"family":"Krainski","given":"Elias"},{"family":"Simpson","given":"Daniel"},{"family":"Lindgren","given":"Finn"}],"issued":{"date-parts":[["2018"]]}}}],"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(Bakka et al., 2018)</w:t>
      </w:r>
      <w:r w:rsidRPr="00860874">
        <w:rPr>
          <w:rFonts w:ascii="Times New Roman" w:hAnsi="Times New Roman" w:cs="Times New Roman"/>
        </w:rPr>
        <w:fldChar w:fldCharType="end"/>
      </w:r>
      <w:r w:rsidRPr="00860874">
        <w:rPr>
          <w:rFonts w:ascii="Times New Roman" w:eastAsia="Times New Roman" w:hAnsi="Times New Roman" w:cs="Times New Roman"/>
        </w:rPr>
        <w:t>. We developed a spatial mesh for the Southern Rockies designed to reflect the expected within-fire spatial process and minimize the influence of between-fire dependence</w:t>
      </w:r>
      <w:r w:rsidR="0025615D">
        <w:rPr>
          <w:rFonts w:ascii="Times New Roman" w:eastAsia="Times New Roman" w:hAnsi="Times New Roman" w:cs="Times New Roman"/>
        </w:rPr>
        <w:t xml:space="preserve">. </w:t>
      </w:r>
      <w:r w:rsidRPr="00860874">
        <w:rPr>
          <w:rFonts w:ascii="Times New Roman" w:eastAsia="Times New Roman" w:hAnsi="Times New Roman" w:cs="Times New Roman"/>
        </w:rPr>
        <w:t>The mesh parameters, including maximum edge, cutoff, offset, and priors were chosen to balance computational efficiency with observed spatial process based on semivariograms fit</w:t>
      </w:r>
      <w:r w:rsidR="00F05FB9">
        <w:rPr>
          <w:rFonts w:ascii="Times New Roman" w:eastAsia="Times New Roman" w:hAnsi="Times New Roman" w:cs="Times New Roman"/>
        </w:rPr>
        <w:t xml:space="preserve"> for individual fires</w:t>
      </w:r>
      <w:r w:rsidRPr="00860874">
        <w:rPr>
          <w:rFonts w:ascii="Times New Roman" w:eastAsia="Times New Roman" w:hAnsi="Times New Roman" w:cs="Times New Roman"/>
        </w:rPr>
        <w:t xml:space="preserve"> using the </w:t>
      </w:r>
      <w:r w:rsidRPr="00860874">
        <w:rPr>
          <w:rFonts w:ascii="Times New Roman" w:eastAsia="Times New Roman" w:hAnsi="Times New Roman" w:cs="Times New Roman"/>
          <w:i/>
        </w:rPr>
        <w:t>gstat</w:t>
      </w:r>
      <w:r w:rsidRPr="00860874">
        <w:rPr>
          <w:rFonts w:ascii="Times New Roman" w:eastAsia="Times New Roman" w:hAnsi="Times New Roman" w:cs="Times New Roman"/>
        </w:rPr>
        <w:t xml:space="preserve"> R package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{"citationID":"MGM2STZW","properties":{"formattedCitation":"(Gr\\uc0\\u228{}ler et al., 2016)","plainCitation":"(Gräler et al., 2016)","noteIndex":0},"citationItems":[{"id":6376,"uris":["http://zotero.org/users/5904228/items/HQNIMC35"],"itemData":{"id":6376,"type":"article-journal","container-title":"The R Journal","DOI":"10.32614/RJ-2016-014","issue":"1","page":"204–218","title":"Spatio-Temporal Interpolation using gstat","volume":"8","author":[{"family":"Gräler","given":"Benedikt"},{"family":"Pebesma","given":"Edzer"},{"family":"Heuvelink","given":"Gerard"}],"issued":{"date-parts":[["2016"]]}}}],"schema":"https://github.com/citation-style-language/schema/raw/master/csl-citation.json"}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szCs w:val="24"/>
          <w:lang w:val="en-US"/>
        </w:rPr>
        <w:t>(Gräler et al., 2016)</w:t>
      </w:r>
      <w:r w:rsidRPr="00860874">
        <w:rPr>
          <w:rFonts w:ascii="Times New Roman" w:hAnsi="Times New Roman" w:cs="Times New Roman"/>
        </w:rPr>
        <w:fldChar w:fldCharType="end"/>
      </w:r>
      <w:r w:rsidRPr="00860874">
        <w:rPr>
          <w:rFonts w:ascii="Times New Roman" w:eastAsia="Times New Roman" w:hAnsi="Times New Roman" w:cs="Times New Roman"/>
        </w:rPr>
        <w:t>.</w:t>
      </w:r>
      <w:r w:rsidR="00DC7D29">
        <w:rPr>
          <w:rFonts w:ascii="Times New Roman" w:eastAsia="Times New Roman" w:hAnsi="Times New Roman" w:cs="Times New Roman"/>
        </w:rPr>
        <w:t xml:space="preserve"> Specifically, the </w:t>
      </w:r>
      <w:r w:rsidR="008B5F04">
        <w:rPr>
          <w:rFonts w:ascii="Times New Roman" w:eastAsia="Times New Roman" w:hAnsi="Times New Roman" w:cs="Times New Roman"/>
        </w:rPr>
        <w:t>mean spatial range was estimated for both cumulative FRP and 90</w:t>
      </w:r>
      <w:r w:rsidR="008B5F04" w:rsidRPr="008B5F04">
        <w:rPr>
          <w:rFonts w:ascii="Times New Roman" w:eastAsia="Times New Roman" w:hAnsi="Times New Roman" w:cs="Times New Roman"/>
          <w:vertAlign w:val="superscript"/>
        </w:rPr>
        <w:t>th</w:t>
      </w:r>
      <w:r w:rsidR="008B5F04">
        <w:rPr>
          <w:rFonts w:ascii="Times New Roman" w:eastAsia="Times New Roman" w:hAnsi="Times New Roman" w:cs="Times New Roman"/>
        </w:rPr>
        <w:t xml:space="preserve"> percentile CBI (</w:t>
      </w:r>
      <w:r w:rsidR="0025615D">
        <w:rPr>
          <w:rFonts w:ascii="Times New Roman" w:eastAsia="Times New Roman" w:hAnsi="Times New Roman" w:cs="Times New Roman"/>
          <w:b/>
          <w:bCs/>
        </w:rPr>
        <w:t>Figure SX</w:t>
      </w:r>
      <w:r w:rsidR="008B5F04">
        <w:rPr>
          <w:rFonts w:ascii="Times New Roman" w:eastAsia="Times New Roman" w:hAnsi="Times New Roman" w:cs="Times New Roman"/>
        </w:rPr>
        <w:t xml:space="preserve">). </w:t>
      </w:r>
    </w:p>
    <w:p w14:paraId="4BC63E6B" w14:textId="1846D741" w:rsidR="00876FE3" w:rsidRPr="00876FE3" w:rsidRDefault="003B4489" w:rsidP="00876FE3">
      <w:pPr>
        <w:pStyle w:val="Heading1"/>
        <w:numPr>
          <w:ilvl w:val="0"/>
          <w:numId w:val="2"/>
        </w:numPr>
        <w:spacing w:before="120" w:after="120"/>
        <w:ind w:left="360"/>
      </w:pPr>
      <w:bookmarkStart w:id="17" w:name="_copke0hs07yx" w:colFirst="0" w:colLast="0"/>
      <w:bookmarkEnd w:id="17"/>
      <w:r w:rsidRPr="00860874">
        <w:t>Results</w:t>
      </w:r>
    </w:p>
    <w:p w14:paraId="32A96DF4" w14:textId="35D78C1B" w:rsidR="00475F04" w:rsidRPr="006F5BFD" w:rsidRDefault="006F5BFD">
      <w:pPr>
        <w:pStyle w:val="Heading2"/>
      </w:pPr>
      <w:bookmarkStart w:id="18" w:name="_rcinipda4gii" w:colFirst="0" w:colLast="0"/>
      <w:bookmarkEnd w:id="18"/>
      <w:r w:rsidRPr="006F5BFD">
        <w:t xml:space="preserve">3.1. </w:t>
      </w:r>
      <w:r>
        <w:t>Differences between</w:t>
      </w:r>
      <w:r w:rsidRPr="006F5BFD">
        <w:t xml:space="preserve"> </w:t>
      </w:r>
      <w:r w:rsidR="00822CE5" w:rsidRPr="006F5BFD">
        <w:t>dominant</w:t>
      </w:r>
      <w:r w:rsidRPr="006F5BFD">
        <w:t xml:space="preserve"> forest type</w:t>
      </w:r>
      <w:r w:rsidR="00730B05" w:rsidRPr="006F5BFD">
        <w:t>s</w:t>
      </w:r>
      <w:r w:rsidRPr="006F5BFD">
        <w:t xml:space="preserve"> relative to aspen</w:t>
      </w:r>
    </w:p>
    <w:p w14:paraId="533599C1" w14:textId="1E555764" w:rsidR="00E276D4" w:rsidRDefault="003B4489" w:rsidP="008361A8">
      <w:pPr>
        <w:spacing w:before="120" w:after="240"/>
        <w:rPr>
          <w:rFonts w:ascii="Times New Roman" w:eastAsia="Times New Roman" w:hAnsi="Times New Roman" w:cs="Times New Roman"/>
          <w:lang w:val="en-US"/>
        </w:rPr>
      </w:pPr>
      <w:r w:rsidRPr="00860874">
        <w:rPr>
          <w:rFonts w:ascii="Times New Roman" w:eastAsia="Times New Roman" w:hAnsi="Times New Roman" w:cs="Times New Roman"/>
        </w:rPr>
        <w:t xml:space="preserve">In the Southern Rockies, </w:t>
      </w:r>
      <w:r w:rsidR="00822CE5">
        <w:rPr>
          <w:rFonts w:ascii="Times New Roman" w:eastAsia="Times New Roman" w:hAnsi="Times New Roman" w:cs="Times New Roman"/>
        </w:rPr>
        <w:t>dominant</w:t>
      </w:r>
      <w:r w:rsidRPr="00860874">
        <w:rPr>
          <w:rFonts w:ascii="Times New Roman" w:eastAsia="Times New Roman" w:hAnsi="Times New Roman" w:cs="Times New Roman"/>
        </w:rPr>
        <w:t xml:space="preserve"> forest type</w:t>
      </w:r>
      <w:r w:rsidR="00822CE5">
        <w:rPr>
          <w:rFonts w:ascii="Times New Roman" w:eastAsia="Times New Roman" w:hAnsi="Times New Roman" w:cs="Times New Roman"/>
        </w:rPr>
        <w:t>s</w:t>
      </w:r>
      <w:r w:rsidRPr="00860874">
        <w:rPr>
          <w:rFonts w:ascii="Times New Roman" w:eastAsia="Times New Roman" w:hAnsi="Times New Roman" w:cs="Times New Roman"/>
        </w:rPr>
        <w:t xml:space="preserve"> influenced </w:t>
      </w:r>
      <w:r w:rsidR="00822CE5">
        <w:rPr>
          <w:rFonts w:ascii="Times New Roman" w:eastAsia="Times New Roman" w:hAnsi="Times New Roman" w:cs="Times New Roman"/>
        </w:rPr>
        <w:t>cumulative</w:t>
      </w:r>
      <w:r w:rsidRPr="00860874">
        <w:rPr>
          <w:rFonts w:ascii="Times New Roman" w:eastAsia="Times New Roman" w:hAnsi="Times New Roman" w:cs="Times New Roman"/>
        </w:rPr>
        <w:t xml:space="preserve"> FRP and 90</w:t>
      </w:r>
      <w:r w:rsidRPr="00860874">
        <w:rPr>
          <w:rFonts w:ascii="Times New Roman" w:eastAsia="Times New Roman" w:hAnsi="Times New Roman" w:cs="Times New Roman"/>
          <w:vertAlign w:val="superscript"/>
        </w:rPr>
        <w:t>th</w:t>
      </w:r>
      <w:r w:rsidRPr="00860874">
        <w:rPr>
          <w:rFonts w:ascii="Times New Roman" w:eastAsia="Times New Roman" w:hAnsi="Times New Roman" w:cs="Times New Roman"/>
        </w:rPr>
        <w:t xml:space="preserve"> percentile CBI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demonstrated by the posterior distribution of effects (</w:t>
      </w:r>
      <w:r w:rsidRPr="00860874">
        <w:rPr>
          <w:rFonts w:ascii="Times New Roman" w:eastAsia="Times New Roman" w:hAnsi="Times New Roman" w:cs="Times New Roman"/>
          <w:b/>
        </w:rPr>
        <w:t>Figure 2</w:t>
      </w:r>
      <w:r w:rsidRPr="00860874">
        <w:rPr>
          <w:rFonts w:ascii="Times New Roman" w:eastAsia="Times New Roman" w:hAnsi="Times New Roman" w:cs="Times New Roman"/>
        </w:rPr>
        <w:t xml:space="preserve">). </w:t>
      </w:r>
      <w:r w:rsidR="00B45925">
        <w:rPr>
          <w:rFonts w:ascii="Times New Roman" w:eastAsia="Times New Roman" w:hAnsi="Times New Roman" w:cs="Times New Roman"/>
        </w:rPr>
        <w:t>For</w:t>
      </w:r>
      <w:r w:rsidRPr="00860874">
        <w:rPr>
          <w:rFonts w:ascii="Times New Roman" w:eastAsia="Times New Roman" w:hAnsi="Times New Roman" w:cs="Times New Roman"/>
        </w:rPr>
        <w:t xml:space="preserve"> FRP</w:t>
      </w:r>
      <w:r w:rsidR="00822CE5">
        <w:rPr>
          <w:rFonts w:ascii="Times New Roman" w:eastAsia="Times New Roman" w:hAnsi="Times New Roman" w:cs="Times New Roman"/>
        </w:rPr>
        <w:t xml:space="preserve">, </w:t>
      </w:r>
      <w:r w:rsidRPr="00860874">
        <w:rPr>
          <w:rFonts w:ascii="Times New Roman" w:eastAsia="Times New Roman" w:hAnsi="Times New Roman" w:cs="Times New Roman"/>
        </w:rPr>
        <w:t>lodgepole</w:t>
      </w:r>
      <w:r w:rsidR="00AA447A">
        <w:rPr>
          <w:rFonts w:ascii="Times New Roman" w:eastAsia="Times New Roman" w:hAnsi="Times New Roman" w:cs="Times New Roman"/>
        </w:rPr>
        <w:t xml:space="preserve"> pine </w:t>
      </w:r>
      <w:r w:rsidR="00822CE5">
        <w:rPr>
          <w:rFonts w:ascii="Times New Roman" w:eastAsia="Times New Roman" w:hAnsi="Times New Roman" w:cs="Times New Roman"/>
        </w:rPr>
        <w:t>showed</w:t>
      </w:r>
      <w:r w:rsidRPr="00860874">
        <w:rPr>
          <w:rFonts w:ascii="Times New Roman" w:eastAsia="Times New Roman" w:hAnsi="Times New Roman" w:cs="Times New Roman"/>
        </w:rPr>
        <w:t xml:space="preserve"> the </w:t>
      </w:r>
      <w:r w:rsidR="00AA447A">
        <w:rPr>
          <w:rFonts w:ascii="Times New Roman" w:eastAsia="Times New Roman" w:hAnsi="Times New Roman" w:cs="Times New Roman"/>
        </w:rPr>
        <w:t>strongest positive</w:t>
      </w:r>
      <w:r w:rsidRPr="00860874">
        <w:rPr>
          <w:rFonts w:ascii="Times New Roman" w:eastAsia="Times New Roman" w:hAnsi="Times New Roman" w:cs="Times New Roman"/>
        </w:rPr>
        <w:t xml:space="preserve"> effect,</w:t>
      </w:r>
      <w:r w:rsidR="00714C0A">
        <w:rPr>
          <w:rFonts w:ascii="Times New Roman" w:eastAsia="Times New Roman" w:hAnsi="Times New Roman" w:cs="Times New Roman"/>
        </w:rPr>
        <w:t xml:space="preserve"> with a </w:t>
      </w:r>
      <w:r w:rsidR="00F66F15">
        <w:rPr>
          <w:rFonts w:ascii="Times New Roman" w:eastAsia="Times New Roman" w:hAnsi="Times New Roman" w:cs="Times New Roman"/>
        </w:rPr>
        <w:t>31.</w:t>
      </w:r>
      <w:r w:rsidR="00295775">
        <w:rPr>
          <w:rFonts w:ascii="Times New Roman" w:eastAsia="Times New Roman" w:hAnsi="Times New Roman" w:cs="Times New Roman"/>
        </w:rPr>
        <w:t>5</w:t>
      </w:r>
      <w:r w:rsidR="00714C0A">
        <w:rPr>
          <w:rFonts w:ascii="Times New Roman" w:eastAsia="Times New Roman" w:hAnsi="Times New Roman" w:cs="Times New Roman"/>
        </w:rPr>
        <w:t>%</w:t>
      </w:r>
      <w:r w:rsidR="00490E59">
        <w:rPr>
          <w:rFonts w:ascii="Times New Roman" w:eastAsia="Times New Roman" w:hAnsi="Times New Roman" w:cs="Times New Roman"/>
        </w:rPr>
        <w:t xml:space="preserve"> higher </w:t>
      </w:r>
      <w:r w:rsidR="00F66F15">
        <w:rPr>
          <w:rFonts w:ascii="Times New Roman" w:eastAsia="Times New Roman" w:hAnsi="Times New Roman" w:cs="Times New Roman"/>
        </w:rPr>
        <w:t>FRPc</w:t>
      </w:r>
      <w:r w:rsidR="003A54DA">
        <w:rPr>
          <w:rFonts w:ascii="Times New Roman" w:eastAsia="Times New Roman" w:hAnsi="Times New Roman" w:cs="Times New Roman"/>
        </w:rPr>
        <w:t xml:space="preserve"> </w:t>
      </w:r>
      <w:r w:rsidR="00876FE3">
        <w:rPr>
          <w:rFonts w:ascii="Times New Roman" w:eastAsia="Times New Roman" w:hAnsi="Times New Roman" w:cs="Times New Roman"/>
        </w:rPr>
        <w:t>than</w:t>
      </w:r>
      <w:r w:rsidR="003A54DA">
        <w:rPr>
          <w:rFonts w:ascii="Times New Roman" w:eastAsia="Times New Roman" w:hAnsi="Times New Roman" w:cs="Times New Roman"/>
        </w:rPr>
        <w:t xml:space="preserve"> </w:t>
      </w:r>
      <w:r w:rsidR="00AA447A">
        <w:rPr>
          <w:rFonts w:ascii="Times New Roman" w:eastAsia="Times New Roman" w:hAnsi="Times New Roman" w:cs="Times New Roman"/>
        </w:rPr>
        <w:t>aspen (</w:t>
      </w:r>
      <w:r w:rsidR="00AA447A" w:rsidRPr="00AA447A">
        <w:rPr>
          <w:rFonts w:ascii="Times New Roman" w:eastAsia="Times New Roman" w:hAnsi="Times New Roman" w:cs="Times New Roman"/>
          <w:lang w:val="en-US"/>
        </w:rPr>
        <w:t xml:space="preserve">95% CI: </w:t>
      </w:r>
      <w:r w:rsidR="00F66F15">
        <w:rPr>
          <w:rFonts w:ascii="Times New Roman" w:eastAsia="Times New Roman" w:hAnsi="Times New Roman" w:cs="Times New Roman"/>
          <w:lang w:val="en-US"/>
        </w:rPr>
        <w:t>28.</w:t>
      </w:r>
      <w:r w:rsidR="00295775">
        <w:rPr>
          <w:rFonts w:ascii="Times New Roman" w:eastAsia="Times New Roman" w:hAnsi="Times New Roman" w:cs="Times New Roman"/>
          <w:lang w:val="en-US"/>
        </w:rPr>
        <w:t>7</w:t>
      </w:r>
      <w:r w:rsidR="00AA447A" w:rsidRPr="00AA447A">
        <w:rPr>
          <w:rFonts w:ascii="Times New Roman" w:eastAsia="Times New Roman" w:hAnsi="Times New Roman" w:cs="Times New Roman"/>
          <w:lang w:val="en-US"/>
        </w:rPr>
        <w:t xml:space="preserve">%, </w:t>
      </w:r>
      <w:r w:rsidR="00FB2646">
        <w:rPr>
          <w:rFonts w:ascii="Times New Roman" w:eastAsia="Times New Roman" w:hAnsi="Times New Roman" w:cs="Times New Roman"/>
          <w:lang w:val="en-US"/>
        </w:rPr>
        <w:t>34.</w:t>
      </w:r>
      <w:r w:rsidR="0023133A">
        <w:rPr>
          <w:rFonts w:ascii="Times New Roman" w:eastAsia="Times New Roman" w:hAnsi="Times New Roman" w:cs="Times New Roman"/>
          <w:lang w:val="en-US"/>
        </w:rPr>
        <w:t>4</w:t>
      </w:r>
      <w:r w:rsidR="00AA447A" w:rsidRPr="00AA447A">
        <w:rPr>
          <w:rFonts w:ascii="Times New Roman" w:eastAsia="Times New Roman" w:hAnsi="Times New Roman" w:cs="Times New Roman"/>
          <w:lang w:val="en-US"/>
        </w:rPr>
        <w:t>%</w:t>
      </w:r>
      <w:r w:rsidR="00AA447A">
        <w:rPr>
          <w:rFonts w:ascii="Times New Roman" w:eastAsia="Times New Roman" w:hAnsi="Times New Roman" w:cs="Times New Roman"/>
          <w:lang w:val="en-US"/>
        </w:rPr>
        <w:t>)</w:t>
      </w:r>
      <w:r w:rsidR="003A54DA">
        <w:rPr>
          <w:rFonts w:ascii="Times New Roman" w:eastAsia="Times New Roman" w:hAnsi="Times New Roman" w:cs="Times New Roman"/>
        </w:rPr>
        <w:t>.</w:t>
      </w:r>
      <w:r w:rsidRPr="00860874">
        <w:rPr>
          <w:rFonts w:ascii="Times New Roman" w:eastAsia="Times New Roman" w:hAnsi="Times New Roman" w:cs="Times New Roman"/>
        </w:rPr>
        <w:t xml:space="preserve"> </w:t>
      </w:r>
      <w:r w:rsidR="00177259">
        <w:rPr>
          <w:rFonts w:ascii="Times New Roman" w:eastAsia="Times New Roman" w:hAnsi="Times New Roman" w:cs="Times New Roman"/>
        </w:rPr>
        <w:t>Douglas-fir</w:t>
      </w:r>
      <w:r w:rsidR="00891934">
        <w:rPr>
          <w:rFonts w:ascii="Times New Roman" w:eastAsia="Times New Roman" w:hAnsi="Times New Roman" w:cs="Times New Roman"/>
        </w:rPr>
        <w:t>,</w:t>
      </w:r>
      <w:r w:rsidR="00214984">
        <w:rPr>
          <w:rFonts w:ascii="Times New Roman" w:eastAsia="Times New Roman" w:hAnsi="Times New Roman" w:cs="Times New Roman"/>
        </w:rPr>
        <w:t xml:space="preserve"> </w:t>
      </w:r>
      <w:r w:rsidR="00877DD6">
        <w:rPr>
          <w:rFonts w:ascii="Times New Roman" w:eastAsia="Times New Roman" w:hAnsi="Times New Roman" w:cs="Times New Roman"/>
        </w:rPr>
        <w:t xml:space="preserve">white fir, </w:t>
      </w:r>
      <w:r w:rsidR="00891934">
        <w:rPr>
          <w:rFonts w:ascii="Times New Roman" w:eastAsia="Times New Roman" w:hAnsi="Times New Roman" w:cs="Times New Roman"/>
        </w:rPr>
        <w:t xml:space="preserve">ponderosa pine, and </w:t>
      </w:r>
      <w:r w:rsidRPr="00860874">
        <w:rPr>
          <w:rFonts w:ascii="Times New Roman" w:eastAsia="Times New Roman" w:hAnsi="Times New Roman" w:cs="Times New Roman"/>
        </w:rPr>
        <w:t>spruce-fir</w:t>
      </w:r>
      <w:r w:rsidR="0041214E">
        <w:rPr>
          <w:rFonts w:ascii="Times New Roman" w:eastAsia="Times New Roman" w:hAnsi="Times New Roman" w:cs="Times New Roman"/>
        </w:rPr>
        <w:t xml:space="preserve"> forest types</w:t>
      </w:r>
      <w:r w:rsidR="003A54DA">
        <w:rPr>
          <w:rFonts w:ascii="Times New Roman" w:eastAsia="Times New Roman" w:hAnsi="Times New Roman" w:cs="Times New Roman"/>
        </w:rPr>
        <w:t xml:space="preserve"> also showed </w:t>
      </w:r>
      <w:r w:rsidR="0096785D">
        <w:rPr>
          <w:rFonts w:ascii="Times New Roman" w:eastAsia="Times New Roman" w:hAnsi="Times New Roman" w:cs="Times New Roman"/>
        </w:rPr>
        <w:t>significant positive effect</w:t>
      </w:r>
      <w:r w:rsidR="008B1352">
        <w:rPr>
          <w:rFonts w:ascii="Times New Roman" w:eastAsia="Times New Roman" w:hAnsi="Times New Roman" w:cs="Times New Roman"/>
        </w:rPr>
        <w:t xml:space="preserve">s </w:t>
      </w:r>
      <w:r w:rsidR="003A54DA">
        <w:rPr>
          <w:rFonts w:ascii="Times New Roman" w:eastAsia="Times New Roman" w:hAnsi="Times New Roman" w:cs="Times New Roman"/>
        </w:rPr>
        <w:t>relative to aspen</w:t>
      </w:r>
      <w:r w:rsidR="00877DD6">
        <w:rPr>
          <w:rFonts w:ascii="Times New Roman" w:eastAsia="Times New Roman" w:hAnsi="Times New Roman" w:cs="Times New Roman"/>
        </w:rPr>
        <w:t xml:space="preserve">, although the credible intervals for white fir were </w:t>
      </w:r>
      <w:r w:rsidR="00CD3613">
        <w:rPr>
          <w:rFonts w:ascii="Times New Roman" w:eastAsia="Times New Roman" w:hAnsi="Times New Roman" w:cs="Times New Roman"/>
        </w:rPr>
        <w:t>wider,</w:t>
      </w:r>
      <w:r w:rsidR="00877DD6">
        <w:rPr>
          <w:rFonts w:ascii="Times New Roman" w:eastAsia="Times New Roman" w:hAnsi="Times New Roman" w:cs="Times New Roman"/>
        </w:rPr>
        <w:t xml:space="preserve"> suggesting uncertainty in the model estimates</w:t>
      </w:r>
      <w:r w:rsidR="00177259">
        <w:rPr>
          <w:rFonts w:ascii="Times New Roman" w:eastAsia="Times New Roman" w:hAnsi="Times New Roman" w:cs="Times New Roman"/>
        </w:rPr>
        <w:t>.</w:t>
      </w:r>
      <w:r w:rsidRPr="00860874">
        <w:rPr>
          <w:rFonts w:ascii="Times New Roman" w:eastAsia="Times New Roman" w:hAnsi="Times New Roman" w:cs="Times New Roman"/>
        </w:rPr>
        <w:t xml:space="preserve"> </w:t>
      </w:r>
      <w:r w:rsidR="00D624E0">
        <w:rPr>
          <w:rFonts w:ascii="Times New Roman" w:eastAsia="Times New Roman" w:hAnsi="Times New Roman" w:cs="Times New Roman"/>
        </w:rPr>
        <w:t>Gambel oak</w:t>
      </w:r>
      <w:r w:rsidR="00C15D55">
        <w:rPr>
          <w:rFonts w:ascii="Times New Roman" w:eastAsia="Times New Roman" w:hAnsi="Times New Roman" w:cs="Times New Roman"/>
        </w:rPr>
        <w:t xml:space="preserve"> and pinon-juniper</w:t>
      </w:r>
      <w:r w:rsidR="00D624E0">
        <w:rPr>
          <w:rFonts w:ascii="Times New Roman" w:eastAsia="Times New Roman" w:hAnsi="Times New Roman" w:cs="Times New Roman"/>
        </w:rPr>
        <w:t xml:space="preserve"> </w:t>
      </w:r>
      <w:r w:rsidR="00E644BB">
        <w:rPr>
          <w:rFonts w:ascii="Times New Roman" w:eastAsia="Times New Roman" w:hAnsi="Times New Roman" w:cs="Times New Roman"/>
        </w:rPr>
        <w:t xml:space="preserve">had </w:t>
      </w:r>
      <w:r w:rsidR="00C15D55">
        <w:rPr>
          <w:rFonts w:ascii="Times New Roman" w:eastAsia="Times New Roman" w:hAnsi="Times New Roman" w:cs="Times New Roman"/>
        </w:rPr>
        <w:t>small</w:t>
      </w:r>
      <w:r w:rsidR="00E644BB">
        <w:rPr>
          <w:rFonts w:ascii="Times New Roman" w:eastAsia="Times New Roman" w:hAnsi="Times New Roman" w:cs="Times New Roman"/>
        </w:rPr>
        <w:t xml:space="preserve"> negative effect</w:t>
      </w:r>
      <w:r w:rsidR="00C15D55">
        <w:rPr>
          <w:rFonts w:ascii="Times New Roman" w:eastAsia="Times New Roman" w:hAnsi="Times New Roman" w:cs="Times New Roman"/>
        </w:rPr>
        <w:t xml:space="preserve">s </w:t>
      </w:r>
      <w:r w:rsidR="00E644BB">
        <w:rPr>
          <w:rFonts w:ascii="Times New Roman" w:eastAsia="Times New Roman" w:hAnsi="Times New Roman" w:cs="Times New Roman"/>
        </w:rPr>
        <w:t xml:space="preserve">relative to aspen, </w:t>
      </w:r>
      <w:r w:rsidR="00853D24">
        <w:rPr>
          <w:rFonts w:ascii="Times New Roman" w:eastAsia="Times New Roman" w:hAnsi="Times New Roman" w:cs="Times New Roman"/>
        </w:rPr>
        <w:t>although</w:t>
      </w:r>
      <w:r w:rsidR="00E644BB">
        <w:rPr>
          <w:rFonts w:ascii="Times New Roman" w:eastAsia="Times New Roman" w:hAnsi="Times New Roman" w:cs="Times New Roman"/>
        </w:rPr>
        <w:t xml:space="preserve"> the </w:t>
      </w:r>
      <w:r w:rsidR="00E644BB">
        <w:rPr>
          <w:rFonts w:ascii="Times New Roman" w:eastAsia="Times New Roman" w:hAnsi="Times New Roman" w:cs="Times New Roman"/>
        </w:rPr>
        <w:lastRenderedPageBreak/>
        <w:t>credible intervals</w:t>
      </w:r>
      <w:r w:rsidR="00853D24">
        <w:rPr>
          <w:rFonts w:ascii="Times New Roman" w:eastAsia="Times New Roman" w:hAnsi="Times New Roman" w:cs="Times New Roman"/>
        </w:rPr>
        <w:t xml:space="preserve"> were extreme </w:t>
      </w:r>
      <w:r w:rsidR="00A669FC">
        <w:rPr>
          <w:rFonts w:ascii="Times New Roman" w:eastAsia="Times New Roman" w:hAnsi="Times New Roman" w:cs="Times New Roman"/>
        </w:rPr>
        <w:t xml:space="preserve">for Gambel oak </w:t>
      </w:r>
      <w:r w:rsidR="00853D24">
        <w:rPr>
          <w:rFonts w:ascii="Times New Roman" w:eastAsia="Times New Roman" w:hAnsi="Times New Roman" w:cs="Times New Roman"/>
        </w:rPr>
        <w:t>and</w:t>
      </w:r>
      <w:r w:rsidR="00E644BB">
        <w:rPr>
          <w:rFonts w:ascii="Times New Roman" w:eastAsia="Times New Roman" w:hAnsi="Times New Roman" w:cs="Times New Roman"/>
        </w:rPr>
        <w:t xml:space="preserve"> </w:t>
      </w:r>
      <w:r w:rsidR="00853D24">
        <w:rPr>
          <w:rFonts w:ascii="Times New Roman" w:eastAsia="Times New Roman" w:hAnsi="Times New Roman" w:cs="Times New Roman"/>
        </w:rPr>
        <w:t>passed</w:t>
      </w:r>
      <w:r w:rsidR="00E644BB">
        <w:rPr>
          <w:rFonts w:ascii="Times New Roman" w:eastAsia="Times New Roman" w:hAnsi="Times New Roman" w:cs="Times New Roman"/>
        </w:rPr>
        <w:t xml:space="preserve"> zero</w:t>
      </w:r>
      <w:r w:rsidR="00A669FC">
        <w:rPr>
          <w:rFonts w:ascii="Times New Roman" w:eastAsia="Times New Roman" w:hAnsi="Times New Roman" w:cs="Times New Roman"/>
        </w:rPr>
        <w:t xml:space="preserve"> for both</w:t>
      </w:r>
      <w:r w:rsidR="00BE6732">
        <w:rPr>
          <w:rFonts w:ascii="Times New Roman" w:eastAsia="Times New Roman" w:hAnsi="Times New Roman" w:cs="Times New Roman"/>
        </w:rPr>
        <w:t xml:space="preserve"> forest types</w:t>
      </w:r>
      <w:r w:rsidR="00853D24">
        <w:rPr>
          <w:rFonts w:ascii="Times New Roman" w:eastAsia="Times New Roman" w:hAnsi="Times New Roman" w:cs="Times New Roman"/>
        </w:rPr>
        <w:t>,</w:t>
      </w:r>
      <w:r w:rsidR="00E644BB">
        <w:rPr>
          <w:rFonts w:ascii="Times New Roman" w:eastAsia="Times New Roman" w:hAnsi="Times New Roman" w:cs="Times New Roman"/>
        </w:rPr>
        <w:t xml:space="preserve"> indicat</w:t>
      </w:r>
      <w:r w:rsidR="0098218B">
        <w:rPr>
          <w:rFonts w:ascii="Times New Roman" w:eastAsia="Times New Roman" w:hAnsi="Times New Roman" w:cs="Times New Roman"/>
        </w:rPr>
        <w:t>ing</w:t>
      </w:r>
      <w:r w:rsidR="00E644BB">
        <w:rPr>
          <w:rFonts w:ascii="Times New Roman" w:eastAsia="Times New Roman" w:hAnsi="Times New Roman" w:cs="Times New Roman"/>
        </w:rPr>
        <w:t xml:space="preserve"> insignificance in model estimates.</w:t>
      </w:r>
      <w:r w:rsidR="00E276D4">
        <w:rPr>
          <w:rFonts w:ascii="Times New Roman" w:eastAsia="Times New Roman" w:hAnsi="Times New Roman" w:cs="Times New Roman"/>
        </w:rPr>
        <w:t xml:space="preserve"> </w:t>
      </w:r>
      <w:r w:rsidRPr="006C2020">
        <w:rPr>
          <w:rFonts w:ascii="Times New Roman" w:eastAsia="Times New Roman" w:hAnsi="Times New Roman" w:cs="Times New Roman"/>
        </w:rPr>
        <w:t>For</w:t>
      </w:r>
      <w:r w:rsidRPr="00860874">
        <w:rPr>
          <w:rFonts w:ascii="Times New Roman" w:eastAsia="Times New Roman" w:hAnsi="Times New Roman" w:cs="Times New Roman"/>
        </w:rPr>
        <w:t xml:space="preserve"> all forest types</w:t>
      </w:r>
      <w:r w:rsidR="00876FE3">
        <w:rPr>
          <w:rFonts w:ascii="Times New Roman" w:eastAsia="Times New Roman" w:hAnsi="Times New Roman" w:cs="Times New Roman"/>
        </w:rPr>
        <w:t xml:space="preserve"> except pinon-juniper</w:t>
      </w:r>
      <w:r w:rsidRPr="00860874">
        <w:rPr>
          <w:rFonts w:ascii="Times New Roman" w:eastAsia="Times New Roman" w:hAnsi="Times New Roman" w:cs="Times New Roman"/>
        </w:rPr>
        <w:t>, the effect on CBI</w:t>
      </w:r>
      <w:r w:rsidR="00517EF3">
        <w:rPr>
          <w:rFonts w:ascii="Times New Roman" w:eastAsia="Times New Roman" w:hAnsi="Times New Roman" w:cs="Times New Roman"/>
        </w:rPr>
        <w:t xml:space="preserve">bc </w:t>
      </w:r>
      <w:r w:rsidRPr="00860874">
        <w:rPr>
          <w:rFonts w:ascii="Times New Roman" w:eastAsia="Times New Roman" w:hAnsi="Times New Roman" w:cs="Times New Roman"/>
        </w:rPr>
        <w:t>was significant and positive,</w:t>
      </w:r>
      <w:r w:rsidR="00E276D4">
        <w:rPr>
          <w:rFonts w:ascii="Times New Roman" w:eastAsia="Times New Roman" w:hAnsi="Times New Roman" w:cs="Times New Roman"/>
        </w:rPr>
        <w:t xml:space="preserve"> </w:t>
      </w:r>
      <w:r w:rsidR="00D3280B">
        <w:rPr>
          <w:rFonts w:ascii="Times New Roman" w:eastAsia="Times New Roman" w:hAnsi="Times New Roman" w:cs="Times New Roman"/>
        </w:rPr>
        <w:t>showing</w:t>
      </w:r>
      <w:r w:rsidR="00E276D4">
        <w:rPr>
          <w:rFonts w:ascii="Times New Roman" w:eastAsia="Times New Roman" w:hAnsi="Times New Roman" w:cs="Times New Roman"/>
        </w:rPr>
        <w:t xml:space="preserve"> that burn severity is typically higher in other forest types relative to aspen.</w:t>
      </w:r>
      <w:r w:rsidR="00853D24">
        <w:rPr>
          <w:rFonts w:ascii="Times New Roman" w:eastAsia="Times New Roman" w:hAnsi="Times New Roman" w:cs="Times New Roman"/>
        </w:rPr>
        <w:t xml:space="preserve"> </w:t>
      </w:r>
      <w:r w:rsidR="00764C51">
        <w:rPr>
          <w:rFonts w:ascii="Times New Roman" w:eastAsia="Times New Roman" w:hAnsi="Times New Roman" w:cs="Times New Roman"/>
        </w:rPr>
        <w:t>Douglas-fir</w:t>
      </w:r>
      <w:r w:rsidR="000E087C">
        <w:rPr>
          <w:rFonts w:ascii="Times New Roman" w:eastAsia="Times New Roman" w:hAnsi="Times New Roman" w:cs="Times New Roman"/>
        </w:rPr>
        <w:t xml:space="preserve"> and white fir</w:t>
      </w:r>
      <w:r w:rsidR="00764C51">
        <w:rPr>
          <w:rFonts w:ascii="Times New Roman" w:eastAsia="Times New Roman" w:hAnsi="Times New Roman" w:cs="Times New Roman"/>
        </w:rPr>
        <w:t xml:space="preserve"> showed the greatest positive effect</w:t>
      </w:r>
      <w:r w:rsidR="00876FE3">
        <w:rPr>
          <w:rFonts w:ascii="Times New Roman" w:eastAsia="Times New Roman" w:hAnsi="Times New Roman" w:cs="Times New Roman"/>
        </w:rPr>
        <w:t xml:space="preserve"> on CBI</w:t>
      </w:r>
      <w:r w:rsidR="00517EF3">
        <w:rPr>
          <w:rFonts w:ascii="Times New Roman" w:eastAsia="Times New Roman" w:hAnsi="Times New Roman" w:cs="Times New Roman"/>
        </w:rPr>
        <w:t>bc</w:t>
      </w:r>
      <w:r w:rsidR="00764C51">
        <w:rPr>
          <w:rFonts w:ascii="Times New Roman" w:eastAsia="Times New Roman" w:hAnsi="Times New Roman" w:cs="Times New Roman"/>
        </w:rPr>
        <w:t xml:space="preserve">, with a </w:t>
      </w:r>
      <w:r w:rsidR="0023133A">
        <w:rPr>
          <w:rFonts w:ascii="Times New Roman" w:eastAsia="Times New Roman" w:hAnsi="Times New Roman" w:cs="Times New Roman"/>
        </w:rPr>
        <w:t>27.2</w:t>
      </w:r>
      <w:r w:rsidR="00C45E72">
        <w:rPr>
          <w:rFonts w:ascii="Times New Roman" w:eastAsia="Times New Roman" w:hAnsi="Times New Roman" w:cs="Times New Roman"/>
        </w:rPr>
        <w:t>%</w:t>
      </w:r>
      <w:r w:rsidR="00D90606">
        <w:rPr>
          <w:rFonts w:ascii="Times New Roman" w:eastAsia="Times New Roman" w:hAnsi="Times New Roman" w:cs="Times New Roman"/>
        </w:rPr>
        <w:t xml:space="preserve"> (</w:t>
      </w:r>
      <w:r w:rsidR="00D90606" w:rsidRPr="00AA447A">
        <w:rPr>
          <w:rFonts w:ascii="Times New Roman" w:eastAsia="Times New Roman" w:hAnsi="Times New Roman" w:cs="Times New Roman"/>
          <w:lang w:val="en-US"/>
        </w:rPr>
        <w:t xml:space="preserve">95% CI: </w:t>
      </w:r>
      <w:r w:rsidR="00D90606">
        <w:rPr>
          <w:rFonts w:ascii="Times New Roman" w:eastAsia="Times New Roman" w:hAnsi="Times New Roman" w:cs="Times New Roman"/>
          <w:lang w:val="en-US"/>
        </w:rPr>
        <w:t>24.9</w:t>
      </w:r>
      <w:r w:rsidR="00D90606" w:rsidRPr="00AA447A">
        <w:rPr>
          <w:rFonts w:ascii="Times New Roman" w:eastAsia="Times New Roman" w:hAnsi="Times New Roman" w:cs="Times New Roman"/>
          <w:lang w:val="en-US"/>
        </w:rPr>
        <w:t xml:space="preserve">%, </w:t>
      </w:r>
      <w:r w:rsidR="00D90606">
        <w:rPr>
          <w:rFonts w:ascii="Times New Roman" w:eastAsia="Times New Roman" w:hAnsi="Times New Roman" w:cs="Times New Roman"/>
          <w:lang w:val="en-US"/>
        </w:rPr>
        <w:t>29.7%)</w:t>
      </w:r>
      <w:r w:rsidR="000E087C">
        <w:rPr>
          <w:rFonts w:ascii="Times New Roman" w:eastAsia="Times New Roman" w:hAnsi="Times New Roman" w:cs="Times New Roman"/>
        </w:rPr>
        <w:t xml:space="preserve"> and </w:t>
      </w:r>
      <w:r w:rsidR="00D90606">
        <w:rPr>
          <w:rFonts w:ascii="Times New Roman" w:eastAsia="Times New Roman" w:hAnsi="Times New Roman" w:cs="Times New Roman"/>
        </w:rPr>
        <w:t>27.7% (</w:t>
      </w:r>
      <w:r w:rsidR="00D90606" w:rsidRPr="00AA447A">
        <w:rPr>
          <w:rFonts w:ascii="Times New Roman" w:eastAsia="Times New Roman" w:hAnsi="Times New Roman" w:cs="Times New Roman"/>
          <w:lang w:val="en-US"/>
        </w:rPr>
        <w:t xml:space="preserve">95% CI: </w:t>
      </w:r>
      <w:r w:rsidR="00910139">
        <w:rPr>
          <w:rFonts w:ascii="Times New Roman" w:eastAsia="Times New Roman" w:hAnsi="Times New Roman" w:cs="Times New Roman"/>
          <w:lang w:val="en-US"/>
        </w:rPr>
        <w:t>22.1</w:t>
      </w:r>
      <w:r w:rsidR="00D90606" w:rsidRPr="00AA447A">
        <w:rPr>
          <w:rFonts w:ascii="Times New Roman" w:eastAsia="Times New Roman" w:hAnsi="Times New Roman" w:cs="Times New Roman"/>
          <w:lang w:val="en-US"/>
        </w:rPr>
        <w:t xml:space="preserve">%, </w:t>
      </w:r>
      <w:r w:rsidR="00910139">
        <w:rPr>
          <w:rFonts w:ascii="Times New Roman" w:eastAsia="Times New Roman" w:hAnsi="Times New Roman" w:cs="Times New Roman"/>
          <w:lang w:val="en-US"/>
        </w:rPr>
        <w:t>33.6</w:t>
      </w:r>
      <w:r w:rsidR="00D90606">
        <w:rPr>
          <w:rFonts w:ascii="Times New Roman" w:eastAsia="Times New Roman" w:hAnsi="Times New Roman" w:cs="Times New Roman"/>
          <w:lang w:val="en-US"/>
        </w:rPr>
        <w:t>%)</w:t>
      </w:r>
      <w:r w:rsidR="00C45E72">
        <w:rPr>
          <w:rFonts w:ascii="Times New Roman" w:eastAsia="Times New Roman" w:hAnsi="Times New Roman" w:cs="Times New Roman"/>
        </w:rPr>
        <w:t xml:space="preserve"> increase relative to aspen</w:t>
      </w:r>
      <w:r w:rsidR="00D90606">
        <w:rPr>
          <w:rFonts w:ascii="Times New Roman" w:eastAsia="Times New Roman" w:hAnsi="Times New Roman" w:cs="Times New Roman"/>
        </w:rPr>
        <w:t>, respectively</w:t>
      </w:r>
      <w:r w:rsidR="00476B1A">
        <w:rPr>
          <w:rFonts w:ascii="Times New Roman" w:eastAsia="Times New Roman" w:hAnsi="Times New Roman" w:cs="Times New Roman"/>
          <w:lang w:val="en-US"/>
        </w:rPr>
        <w:t>.</w:t>
      </w:r>
      <w:r w:rsidR="005A3418">
        <w:rPr>
          <w:rFonts w:ascii="Times New Roman" w:eastAsia="Times New Roman" w:hAnsi="Times New Roman" w:cs="Times New Roman"/>
          <w:lang w:val="en-US"/>
        </w:rPr>
        <w:t xml:space="preserve"> For both models, inclu</w:t>
      </w:r>
      <w:r w:rsidR="00D90606">
        <w:rPr>
          <w:rFonts w:ascii="Times New Roman" w:eastAsia="Times New Roman" w:hAnsi="Times New Roman" w:cs="Times New Roman"/>
          <w:lang w:val="en-US"/>
        </w:rPr>
        <w:t xml:space="preserve">sion of </w:t>
      </w:r>
      <w:r w:rsidR="005A3418">
        <w:rPr>
          <w:rFonts w:ascii="Times New Roman" w:eastAsia="Times New Roman" w:hAnsi="Times New Roman" w:cs="Times New Roman"/>
          <w:lang w:val="en-US"/>
        </w:rPr>
        <w:t>random effects for fire</w:t>
      </w:r>
      <w:r w:rsidR="00CA4524">
        <w:rPr>
          <w:rFonts w:ascii="Times New Roman" w:eastAsia="Times New Roman" w:hAnsi="Times New Roman" w:cs="Times New Roman"/>
          <w:lang w:val="en-US"/>
        </w:rPr>
        <w:t xml:space="preserve"> event and day-of-burn </w:t>
      </w:r>
      <w:r w:rsidR="003A6C0B">
        <w:rPr>
          <w:rFonts w:ascii="Times New Roman" w:eastAsia="Times New Roman" w:hAnsi="Times New Roman" w:cs="Times New Roman"/>
          <w:lang w:val="en-US"/>
        </w:rPr>
        <w:t>alongside</w:t>
      </w:r>
      <w:r w:rsidR="00CA4524">
        <w:rPr>
          <w:rFonts w:ascii="Times New Roman" w:eastAsia="Times New Roman" w:hAnsi="Times New Roman" w:cs="Times New Roman"/>
          <w:lang w:val="en-US"/>
        </w:rPr>
        <w:t xml:space="preserve"> a spatial model significantly improved fit statistics</w:t>
      </w:r>
      <w:r w:rsidR="003A6C0B">
        <w:rPr>
          <w:rFonts w:ascii="Times New Roman" w:eastAsia="Times New Roman" w:hAnsi="Times New Roman" w:cs="Times New Roman"/>
          <w:lang w:val="en-US"/>
        </w:rPr>
        <w:t xml:space="preserve"> </w:t>
      </w:r>
      <w:r w:rsidR="00CA4524">
        <w:rPr>
          <w:rFonts w:ascii="Times New Roman" w:eastAsia="Times New Roman" w:hAnsi="Times New Roman" w:cs="Times New Roman"/>
          <w:lang w:val="en-US"/>
        </w:rPr>
        <w:t xml:space="preserve">demonstrated by the </w:t>
      </w:r>
      <w:r w:rsidR="00D3280B">
        <w:rPr>
          <w:rFonts w:ascii="Times New Roman" w:eastAsia="Times New Roman" w:hAnsi="Times New Roman" w:cs="Times New Roman"/>
          <w:lang w:val="en-US"/>
        </w:rPr>
        <w:t xml:space="preserve">improved </w:t>
      </w:r>
      <w:r w:rsidR="00CA4524">
        <w:rPr>
          <w:rFonts w:ascii="Times New Roman" w:eastAsia="Times New Roman" w:hAnsi="Times New Roman" w:cs="Times New Roman"/>
          <w:lang w:val="en-US"/>
        </w:rPr>
        <w:t>WAIC and CPO (</w:t>
      </w:r>
      <w:r w:rsidR="00CA4524">
        <w:rPr>
          <w:rFonts w:ascii="Times New Roman" w:eastAsia="Times New Roman" w:hAnsi="Times New Roman" w:cs="Times New Roman"/>
          <w:b/>
          <w:bCs/>
          <w:lang w:val="en-US"/>
        </w:rPr>
        <w:t xml:space="preserve">Table </w:t>
      </w:r>
      <w:r w:rsidR="00D70783">
        <w:rPr>
          <w:rFonts w:ascii="Times New Roman" w:eastAsia="Times New Roman" w:hAnsi="Times New Roman" w:cs="Times New Roman"/>
          <w:b/>
          <w:bCs/>
          <w:lang w:val="en-US"/>
        </w:rPr>
        <w:t>1</w:t>
      </w:r>
      <w:r w:rsidR="00CA4524">
        <w:rPr>
          <w:rFonts w:ascii="Times New Roman" w:eastAsia="Times New Roman" w:hAnsi="Times New Roman" w:cs="Times New Roman"/>
          <w:lang w:val="en-US"/>
        </w:rPr>
        <w:t>).</w:t>
      </w:r>
      <w:r w:rsidR="007451E0">
        <w:rPr>
          <w:rFonts w:ascii="Times New Roman" w:eastAsia="Times New Roman" w:hAnsi="Times New Roman" w:cs="Times New Roman"/>
          <w:lang w:val="en-US"/>
        </w:rPr>
        <w:t xml:space="preserve"> </w:t>
      </w:r>
    </w:p>
    <w:p w14:paraId="32A96DF6" w14:textId="670254E2" w:rsidR="00475F04" w:rsidRPr="00860874" w:rsidRDefault="002A0AF5" w:rsidP="007F0EC3">
      <w:pPr>
        <w:spacing w:before="120" w:after="1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F7F471A" wp14:editId="6E846EC3">
            <wp:extent cx="5359651" cy="3068746"/>
            <wp:effectExtent l="0" t="0" r="0" b="5080"/>
            <wp:docPr id="85621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7657"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7488" cy="3090410"/>
                    </a:xfrm>
                    <a:prstGeom prst="rect">
                      <a:avLst/>
                    </a:prstGeom>
                  </pic:spPr>
                </pic:pic>
              </a:graphicData>
            </a:graphic>
          </wp:inline>
        </w:drawing>
      </w:r>
    </w:p>
    <w:p w14:paraId="32A96DF7" w14:textId="21C3D982" w:rsidR="00475F04" w:rsidRDefault="003B4489">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2. </w:t>
      </w:r>
      <w:r w:rsidRPr="00860874">
        <w:rPr>
          <w:rFonts w:ascii="Times New Roman" w:eastAsia="Times New Roman" w:hAnsi="Times New Roman" w:cs="Times New Roman"/>
          <w:sz w:val="20"/>
          <w:szCs w:val="20"/>
        </w:rPr>
        <w:t xml:space="preserve">Posterior distributions of effects of </w:t>
      </w:r>
      <w:r w:rsidR="00A834C5">
        <w:rPr>
          <w:rFonts w:ascii="Times New Roman" w:eastAsia="Times New Roman" w:hAnsi="Times New Roman" w:cs="Times New Roman"/>
          <w:sz w:val="20"/>
          <w:szCs w:val="20"/>
        </w:rPr>
        <w:t>majority</w:t>
      </w:r>
      <w:r w:rsidRPr="00860874">
        <w:rPr>
          <w:rFonts w:ascii="Times New Roman" w:eastAsia="Times New Roman" w:hAnsi="Times New Roman" w:cs="Times New Roman"/>
          <w:sz w:val="20"/>
          <w:szCs w:val="20"/>
        </w:rPr>
        <w:t xml:space="preserve"> forest type on </w:t>
      </w:r>
      <w:r w:rsidR="009D620C">
        <w:rPr>
          <w:rFonts w:ascii="Times New Roman" w:eastAsia="Times New Roman" w:hAnsi="Times New Roman" w:cs="Times New Roman"/>
          <w:sz w:val="20"/>
          <w:szCs w:val="20"/>
        </w:rPr>
        <w:t>cumulative</w:t>
      </w:r>
      <w:r w:rsidRPr="00860874">
        <w:rPr>
          <w:rFonts w:ascii="Times New Roman" w:eastAsia="Times New Roman" w:hAnsi="Times New Roman" w:cs="Times New Roman"/>
          <w:sz w:val="20"/>
          <w:szCs w:val="20"/>
        </w:rPr>
        <w:t xml:space="preserve"> FRP and 90</w:t>
      </w:r>
      <w:r w:rsidRPr="009046D1">
        <w:rPr>
          <w:rFonts w:ascii="Times New Roman" w:eastAsia="Times New Roman" w:hAnsi="Times New Roman" w:cs="Times New Roman"/>
          <w:sz w:val="20"/>
          <w:szCs w:val="20"/>
          <w:vertAlign w:val="superscript"/>
        </w:rPr>
        <w:t>th</w:t>
      </w:r>
      <w:r w:rsidRPr="00860874">
        <w:rPr>
          <w:rFonts w:ascii="Times New Roman" w:eastAsia="Times New Roman" w:hAnsi="Times New Roman" w:cs="Times New Roman"/>
          <w:sz w:val="20"/>
          <w:szCs w:val="20"/>
        </w:rPr>
        <w:t xml:space="preserve"> percentile CBI</w:t>
      </w:r>
      <w:r w:rsidR="00F5054F">
        <w:rPr>
          <w:rFonts w:ascii="Times New Roman" w:eastAsia="Times New Roman" w:hAnsi="Times New Roman" w:cs="Times New Roman"/>
          <w:sz w:val="20"/>
          <w:szCs w:val="20"/>
        </w:rPr>
        <w:t>bc</w:t>
      </w:r>
      <w:r w:rsidRPr="00860874">
        <w:rPr>
          <w:rFonts w:ascii="Times New Roman" w:eastAsia="Times New Roman" w:hAnsi="Times New Roman" w:cs="Times New Roman"/>
          <w:sz w:val="20"/>
          <w:szCs w:val="20"/>
        </w:rPr>
        <w:t xml:space="preserve"> </w:t>
      </w:r>
      <w:r w:rsidRPr="009046D1">
        <w:rPr>
          <w:rFonts w:ascii="Times New Roman" w:eastAsia="Times New Roman" w:hAnsi="Times New Roman" w:cs="Times New Roman"/>
          <w:i/>
          <w:iCs/>
          <w:sz w:val="20"/>
          <w:szCs w:val="20"/>
        </w:rPr>
        <w:t>relative to aspen</w:t>
      </w:r>
      <w:r w:rsidR="00F5054F">
        <w:rPr>
          <w:rFonts w:ascii="Times New Roman" w:eastAsia="Times New Roman" w:hAnsi="Times New Roman" w:cs="Times New Roman"/>
          <w:i/>
          <w:iCs/>
          <w:sz w:val="20"/>
          <w:szCs w:val="20"/>
        </w:rPr>
        <w:t xml:space="preserve"> </w:t>
      </w:r>
      <w:r w:rsidR="00F5054F">
        <w:rPr>
          <w:rFonts w:ascii="Times New Roman" w:eastAsia="Times New Roman" w:hAnsi="Times New Roman" w:cs="Times New Roman"/>
          <w:sz w:val="20"/>
          <w:szCs w:val="20"/>
        </w:rPr>
        <w:t>at the baseline (full color) and with VPD-mediation (transparent color)</w:t>
      </w:r>
      <w:r w:rsidRPr="00860874">
        <w:rPr>
          <w:rFonts w:ascii="Times New Roman" w:eastAsia="Times New Roman" w:hAnsi="Times New Roman" w:cs="Times New Roman"/>
          <w:sz w:val="20"/>
          <w:szCs w:val="20"/>
        </w:rPr>
        <w:t>. Lodgepole, Douglas-fir,</w:t>
      </w:r>
      <w:r w:rsidR="00646BE2">
        <w:rPr>
          <w:rFonts w:ascii="Times New Roman" w:eastAsia="Times New Roman" w:hAnsi="Times New Roman" w:cs="Times New Roman"/>
          <w:sz w:val="20"/>
          <w:szCs w:val="20"/>
        </w:rPr>
        <w:t xml:space="preserve"> white fir,</w:t>
      </w:r>
      <w:r w:rsidRPr="00860874">
        <w:rPr>
          <w:rFonts w:ascii="Times New Roman" w:eastAsia="Times New Roman" w:hAnsi="Times New Roman" w:cs="Times New Roman"/>
          <w:sz w:val="20"/>
          <w:szCs w:val="20"/>
        </w:rPr>
        <w:t xml:space="preserve"> ponderosa</w:t>
      </w:r>
      <w:r w:rsidR="00A834C5">
        <w:rPr>
          <w:rFonts w:ascii="Times New Roman" w:eastAsia="Times New Roman" w:hAnsi="Times New Roman" w:cs="Times New Roman"/>
          <w:sz w:val="20"/>
          <w:szCs w:val="20"/>
        </w:rPr>
        <w:t xml:space="preserve"> pine, and spruce-fir</w:t>
      </w:r>
      <w:r w:rsidRPr="00860874">
        <w:rPr>
          <w:rFonts w:ascii="Times New Roman" w:eastAsia="Times New Roman" w:hAnsi="Times New Roman" w:cs="Times New Roman"/>
          <w:sz w:val="20"/>
          <w:szCs w:val="20"/>
        </w:rPr>
        <w:t xml:space="preserve"> forest types had significant positive effects on both FRP</w:t>
      </w:r>
      <w:r w:rsidR="00646BE2">
        <w:rPr>
          <w:rFonts w:ascii="Times New Roman" w:eastAsia="Times New Roman" w:hAnsi="Times New Roman" w:cs="Times New Roman"/>
          <w:sz w:val="20"/>
          <w:szCs w:val="20"/>
        </w:rPr>
        <w:t>c</w:t>
      </w:r>
      <w:r w:rsidRPr="00860874">
        <w:rPr>
          <w:rFonts w:ascii="Times New Roman" w:eastAsia="Times New Roman" w:hAnsi="Times New Roman" w:cs="Times New Roman"/>
          <w:sz w:val="20"/>
          <w:szCs w:val="20"/>
        </w:rPr>
        <w:t xml:space="preserve"> and CBI</w:t>
      </w:r>
      <w:r w:rsidR="00646BE2">
        <w:rPr>
          <w:rFonts w:ascii="Times New Roman" w:eastAsia="Times New Roman" w:hAnsi="Times New Roman" w:cs="Times New Roman"/>
          <w:sz w:val="20"/>
          <w:szCs w:val="20"/>
        </w:rPr>
        <w:t>bc</w:t>
      </w:r>
      <w:r w:rsidRPr="00860874">
        <w:rPr>
          <w:rFonts w:ascii="Times New Roman" w:eastAsia="Times New Roman" w:hAnsi="Times New Roman" w:cs="Times New Roman"/>
          <w:sz w:val="20"/>
          <w:szCs w:val="20"/>
        </w:rPr>
        <w:t xml:space="preserve">. </w:t>
      </w:r>
      <w:r w:rsidR="00646BE2">
        <w:rPr>
          <w:rFonts w:ascii="Times New Roman" w:eastAsia="Times New Roman" w:hAnsi="Times New Roman" w:cs="Times New Roman"/>
          <w:sz w:val="20"/>
          <w:szCs w:val="20"/>
        </w:rPr>
        <w:t>Gambel oak and p</w:t>
      </w:r>
      <w:r w:rsidR="00A834C5">
        <w:rPr>
          <w:rFonts w:ascii="Times New Roman" w:eastAsia="Times New Roman" w:hAnsi="Times New Roman" w:cs="Times New Roman"/>
          <w:sz w:val="20"/>
          <w:szCs w:val="20"/>
        </w:rPr>
        <w:t>inon-juniper forests showed a lower FRP</w:t>
      </w:r>
      <w:r w:rsidR="00646BE2">
        <w:rPr>
          <w:rFonts w:ascii="Times New Roman" w:eastAsia="Times New Roman" w:hAnsi="Times New Roman" w:cs="Times New Roman"/>
          <w:sz w:val="20"/>
          <w:szCs w:val="20"/>
        </w:rPr>
        <w:t>c</w:t>
      </w:r>
      <w:r w:rsidR="00EF3052">
        <w:rPr>
          <w:rFonts w:ascii="Times New Roman" w:eastAsia="Times New Roman" w:hAnsi="Times New Roman" w:cs="Times New Roman"/>
          <w:sz w:val="20"/>
          <w:szCs w:val="20"/>
        </w:rPr>
        <w:t xml:space="preserve"> though credible intervals pass zero. Pinon-juniper</w:t>
      </w:r>
      <w:r w:rsidR="00A834C5">
        <w:rPr>
          <w:rFonts w:ascii="Times New Roman" w:eastAsia="Times New Roman" w:hAnsi="Times New Roman" w:cs="Times New Roman"/>
          <w:sz w:val="20"/>
          <w:szCs w:val="20"/>
        </w:rPr>
        <w:t xml:space="preserve"> relative to aspen but a higher CBI</w:t>
      </w:r>
      <w:r w:rsidR="00303575">
        <w:rPr>
          <w:rFonts w:ascii="Times New Roman" w:eastAsia="Times New Roman" w:hAnsi="Times New Roman" w:cs="Times New Roman"/>
          <w:sz w:val="20"/>
          <w:szCs w:val="20"/>
        </w:rPr>
        <w:t xml:space="preserve">bc. Except for Gambel oak, </w:t>
      </w:r>
      <w:r w:rsidR="003A6C0B">
        <w:rPr>
          <w:rFonts w:ascii="Times New Roman" w:eastAsia="Times New Roman" w:hAnsi="Times New Roman" w:cs="Times New Roman"/>
          <w:sz w:val="20"/>
          <w:szCs w:val="20"/>
        </w:rPr>
        <w:t>all forest types showed significant positive effects on CBIbc relative to aspen.</w:t>
      </w:r>
      <w:r w:rsidR="00E96ECD">
        <w:rPr>
          <w:rFonts w:ascii="Times New Roman" w:eastAsia="Times New Roman" w:hAnsi="Times New Roman" w:cs="Times New Roman"/>
          <w:sz w:val="20"/>
          <w:szCs w:val="20"/>
        </w:rPr>
        <w:t xml:space="preserve"> These effects were drastically diminished when interacting with VPD</w:t>
      </w:r>
      <w:r w:rsidR="00380C27">
        <w:rPr>
          <w:rFonts w:ascii="Times New Roman" w:eastAsia="Times New Roman" w:hAnsi="Times New Roman" w:cs="Times New Roman"/>
          <w:sz w:val="20"/>
          <w:szCs w:val="20"/>
        </w:rPr>
        <w:t xml:space="preserve"> (i.e., effect moving towards zero for all forest types)</w:t>
      </w:r>
      <w:r w:rsidR="00E96ECD">
        <w:rPr>
          <w:rFonts w:ascii="Times New Roman" w:eastAsia="Times New Roman" w:hAnsi="Times New Roman" w:cs="Times New Roman"/>
          <w:sz w:val="20"/>
          <w:szCs w:val="20"/>
        </w:rPr>
        <w:t>.</w:t>
      </w:r>
    </w:p>
    <w:p w14:paraId="66044B77" w14:textId="4751CF17" w:rsidR="0075672A" w:rsidRDefault="0075672A" w:rsidP="008361A8">
      <w:pPr>
        <w:spacing w:before="120" w:after="240"/>
        <w:rPr>
          <w:rFonts w:ascii="Times New Roman" w:eastAsia="Times New Roman" w:hAnsi="Times New Roman" w:cs="Times New Roman"/>
          <w:sz w:val="20"/>
          <w:szCs w:val="20"/>
        </w:rPr>
      </w:pPr>
      <w:r w:rsidRPr="00F244AF">
        <w:rPr>
          <w:rFonts w:ascii="Times New Roman" w:eastAsia="Times New Roman" w:hAnsi="Times New Roman" w:cs="Times New Roman"/>
          <w:b/>
          <w:bCs/>
          <w:sz w:val="20"/>
          <w:szCs w:val="20"/>
        </w:rPr>
        <w:t>Table 1.</w:t>
      </w:r>
      <w:r>
        <w:rPr>
          <w:rFonts w:ascii="Times New Roman" w:eastAsia="Times New Roman" w:hAnsi="Times New Roman" w:cs="Times New Roman"/>
          <w:sz w:val="20"/>
          <w:szCs w:val="20"/>
        </w:rPr>
        <w:t xml:space="preserve"> Model comparisons using fit statistics and effective number of parameters. Spatial models with random effects for fire event and day-of-burn </w:t>
      </w:r>
      <w:r w:rsidR="00F244AF">
        <w:rPr>
          <w:rFonts w:ascii="Times New Roman" w:eastAsia="Times New Roman" w:hAnsi="Times New Roman" w:cs="Times New Roman"/>
          <w:sz w:val="20"/>
          <w:szCs w:val="20"/>
        </w:rPr>
        <w:t>were far more complex (greater number of effective parameters) and performed significantly better based on WAIC and CPO.</w:t>
      </w:r>
    </w:p>
    <w:tbl>
      <w:tblPr>
        <w:tblW w:w="8640" w:type="dxa"/>
        <w:tblInd w:w="90" w:type="dxa"/>
        <w:tblLook w:val="04A0" w:firstRow="1" w:lastRow="0" w:firstColumn="1" w:lastColumn="0" w:noHBand="0" w:noVBand="1"/>
      </w:tblPr>
      <w:tblGrid>
        <w:gridCol w:w="1080"/>
        <w:gridCol w:w="3420"/>
        <w:gridCol w:w="1066"/>
        <w:gridCol w:w="734"/>
        <w:gridCol w:w="2340"/>
      </w:tblGrid>
      <w:tr w:rsidR="009F65C0" w:rsidRPr="009F65C0" w14:paraId="42508B68" w14:textId="77777777" w:rsidTr="00B24A9E">
        <w:trPr>
          <w:trHeight w:val="449"/>
        </w:trPr>
        <w:tc>
          <w:tcPr>
            <w:tcW w:w="1080" w:type="dxa"/>
            <w:tcBorders>
              <w:top w:val="single" w:sz="4" w:space="0" w:color="auto"/>
              <w:left w:val="nil"/>
              <w:bottom w:val="double" w:sz="6" w:space="0" w:color="auto"/>
              <w:right w:val="nil"/>
            </w:tcBorders>
            <w:shd w:val="clear" w:color="auto" w:fill="auto"/>
            <w:noWrap/>
            <w:vAlign w:val="center"/>
            <w:hideMark/>
          </w:tcPr>
          <w:p w14:paraId="3E6B8433"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Response</w:t>
            </w:r>
          </w:p>
        </w:tc>
        <w:tc>
          <w:tcPr>
            <w:tcW w:w="3420" w:type="dxa"/>
            <w:tcBorders>
              <w:top w:val="single" w:sz="4" w:space="0" w:color="auto"/>
              <w:left w:val="nil"/>
              <w:bottom w:val="double" w:sz="6" w:space="0" w:color="auto"/>
              <w:right w:val="nil"/>
            </w:tcBorders>
            <w:shd w:val="clear" w:color="auto" w:fill="auto"/>
            <w:noWrap/>
            <w:vAlign w:val="center"/>
            <w:hideMark/>
          </w:tcPr>
          <w:p w14:paraId="3DBB6E19"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Model</w:t>
            </w:r>
          </w:p>
        </w:tc>
        <w:tc>
          <w:tcPr>
            <w:tcW w:w="1066" w:type="dxa"/>
            <w:tcBorders>
              <w:top w:val="single" w:sz="4" w:space="0" w:color="auto"/>
              <w:left w:val="nil"/>
              <w:bottom w:val="double" w:sz="6" w:space="0" w:color="auto"/>
              <w:right w:val="nil"/>
            </w:tcBorders>
            <w:shd w:val="clear" w:color="auto" w:fill="auto"/>
            <w:noWrap/>
            <w:vAlign w:val="center"/>
            <w:hideMark/>
          </w:tcPr>
          <w:p w14:paraId="5A7B7931"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WAIC</w:t>
            </w:r>
          </w:p>
        </w:tc>
        <w:tc>
          <w:tcPr>
            <w:tcW w:w="734" w:type="dxa"/>
            <w:tcBorders>
              <w:top w:val="single" w:sz="4" w:space="0" w:color="auto"/>
              <w:left w:val="nil"/>
              <w:bottom w:val="double" w:sz="6" w:space="0" w:color="auto"/>
              <w:right w:val="nil"/>
            </w:tcBorders>
            <w:shd w:val="clear" w:color="auto" w:fill="auto"/>
            <w:noWrap/>
            <w:vAlign w:val="center"/>
            <w:hideMark/>
          </w:tcPr>
          <w:p w14:paraId="4DE52AE9"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Mean CPO</w:t>
            </w:r>
          </w:p>
        </w:tc>
        <w:tc>
          <w:tcPr>
            <w:tcW w:w="2340" w:type="dxa"/>
            <w:tcBorders>
              <w:top w:val="single" w:sz="4" w:space="0" w:color="auto"/>
              <w:left w:val="nil"/>
              <w:bottom w:val="double" w:sz="6" w:space="0" w:color="auto"/>
              <w:right w:val="nil"/>
            </w:tcBorders>
            <w:shd w:val="clear" w:color="auto" w:fill="auto"/>
            <w:vAlign w:val="center"/>
            <w:hideMark/>
          </w:tcPr>
          <w:p w14:paraId="6BAC0BE0"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Effective # of Parameters</w:t>
            </w:r>
          </w:p>
        </w:tc>
      </w:tr>
      <w:tr w:rsidR="009F65C0" w:rsidRPr="009F65C0" w14:paraId="69BC05EE" w14:textId="77777777" w:rsidTr="00B24A9E">
        <w:trPr>
          <w:trHeight w:val="207"/>
        </w:trPr>
        <w:tc>
          <w:tcPr>
            <w:tcW w:w="1080" w:type="dxa"/>
            <w:tcBorders>
              <w:top w:val="nil"/>
              <w:left w:val="nil"/>
              <w:bottom w:val="nil"/>
              <w:right w:val="nil"/>
            </w:tcBorders>
            <w:shd w:val="clear" w:color="auto" w:fill="auto"/>
            <w:noWrap/>
            <w:vAlign w:val="center"/>
            <w:hideMark/>
          </w:tcPr>
          <w:p w14:paraId="2700F85D" w14:textId="77777777" w:rsidR="009F65C0" w:rsidRPr="009F65C0" w:rsidRDefault="009F65C0" w:rsidP="009F65C0">
            <w:pPr>
              <w:spacing w:line="240" w:lineRule="auto"/>
              <w:jc w:val="center"/>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6B44CA9E" w14:textId="77777777" w:rsidR="009F65C0" w:rsidRPr="009F65C0" w:rsidRDefault="009F65C0" w:rsidP="009F65C0">
            <w:pPr>
              <w:spacing w:line="240" w:lineRule="auto"/>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W/Fire + Temporal + Spatial Effect</w:t>
            </w:r>
          </w:p>
        </w:tc>
        <w:tc>
          <w:tcPr>
            <w:tcW w:w="1066" w:type="dxa"/>
            <w:tcBorders>
              <w:top w:val="nil"/>
              <w:left w:val="nil"/>
              <w:bottom w:val="nil"/>
              <w:right w:val="nil"/>
            </w:tcBorders>
            <w:shd w:val="clear" w:color="auto" w:fill="auto"/>
            <w:noWrap/>
            <w:vAlign w:val="center"/>
            <w:hideMark/>
          </w:tcPr>
          <w:p w14:paraId="491E1080"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261898.96</w:t>
            </w:r>
          </w:p>
        </w:tc>
        <w:tc>
          <w:tcPr>
            <w:tcW w:w="734" w:type="dxa"/>
            <w:tcBorders>
              <w:top w:val="nil"/>
              <w:left w:val="nil"/>
              <w:bottom w:val="nil"/>
              <w:right w:val="nil"/>
            </w:tcBorders>
            <w:shd w:val="clear" w:color="auto" w:fill="auto"/>
            <w:noWrap/>
            <w:vAlign w:val="center"/>
            <w:hideMark/>
          </w:tcPr>
          <w:p w14:paraId="216BD724"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0.34</w:t>
            </w:r>
          </w:p>
        </w:tc>
        <w:tc>
          <w:tcPr>
            <w:tcW w:w="2340" w:type="dxa"/>
            <w:tcBorders>
              <w:top w:val="nil"/>
              <w:left w:val="nil"/>
              <w:bottom w:val="nil"/>
              <w:right w:val="nil"/>
            </w:tcBorders>
            <w:shd w:val="clear" w:color="auto" w:fill="auto"/>
            <w:noWrap/>
            <w:vAlign w:val="center"/>
            <w:hideMark/>
          </w:tcPr>
          <w:p w14:paraId="41295559"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4700.02</w:t>
            </w:r>
          </w:p>
        </w:tc>
      </w:tr>
      <w:tr w:rsidR="009F65C0" w:rsidRPr="009F65C0" w14:paraId="2E242E94" w14:textId="77777777" w:rsidTr="00B24A9E">
        <w:trPr>
          <w:trHeight w:val="270"/>
        </w:trPr>
        <w:tc>
          <w:tcPr>
            <w:tcW w:w="1080" w:type="dxa"/>
            <w:tcBorders>
              <w:top w:val="nil"/>
              <w:left w:val="nil"/>
              <w:bottom w:val="nil"/>
              <w:right w:val="nil"/>
            </w:tcBorders>
            <w:shd w:val="clear" w:color="auto" w:fill="auto"/>
            <w:noWrap/>
            <w:vAlign w:val="center"/>
            <w:hideMark/>
          </w:tcPr>
          <w:p w14:paraId="6D3C6A0D"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41BD78D2"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 Temporal Effect</w:t>
            </w:r>
          </w:p>
        </w:tc>
        <w:tc>
          <w:tcPr>
            <w:tcW w:w="1066" w:type="dxa"/>
            <w:tcBorders>
              <w:top w:val="nil"/>
              <w:left w:val="nil"/>
              <w:bottom w:val="nil"/>
              <w:right w:val="nil"/>
            </w:tcBorders>
            <w:shd w:val="clear" w:color="auto" w:fill="auto"/>
            <w:noWrap/>
            <w:vAlign w:val="center"/>
            <w:hideMark/>
          </w:tcPr>
          <w:p w14:paraId="1CD0F31F"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282012.54</w:t>
            </w:r>
          </w:p>
        </w:tc>
        <w:tc>
          <w:tcPr>
            <w:tcW w:w="734" w:type="dxa"/>
            <w:tcBorders>
              <w:top w:val="nil"/>
              <w:left w:val="nil"/>
              <w:bottom w:val="nil"/>
              <w:right w:val="nil"/>
            </w:tcBorders>
            <w:shd w:val="clear" w:color="auto" w:fill="auto"/>
            <w:noWrap/>
            <w:vAlign w:val="center"/>
            <w:hideMark/>
          </w:tcPr>
          <w:p w14:paraId="170BB625"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0.31</w:t>
            </w:r>
          </w:p>
        </w:tc>
        <w:tc>
          <w:tcPr>
            <w:tcW w:w="2340" w:type="dxa"/>
            <w:tcBorders>
              <w:top w:val="nil"/>
              <w:left w:val="nil"/>
              <w:bottom w:val="nil"/>
              <w:right w:val="nil"/>
            </w:tcBorders>
            <w:shd w:val="clear" w:color="auto" w:fill="auto"/>
            <w:noWrap/>
            <w:vAlign w:val="center"/>
            <w:hideMark/>
          </w:tcPr>
          <w:p w14:paraId="375760AA"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506.49</w:t>
            </w:r>
          </w:p>
        </w:tc>
      </w:tr>
      <w:tr w:rsidR="009F65C0" w:rsidRPr="009F65C0" w14:paraId="1B5717D7" w14:textId="77777777" w:rsidTr="00B24A9E">
        <w:trPr>
          <w:trHeight w:val="270"/>
        </w:trPr>
        <w:tc>
          <w:tcPr>
            <w:tcW w:w="1080" w:type="dxa"/>
            <w:tcBorders>
              <w:top w:val="nil"/>
              <w:left w:val="nil"/>
              <w:bottom w:val="nil"/>
              <w:right w:val="nil"/>
            </w:tcBorders>
            <w:shd w:val="clear" w:color="auto" w:fill="auto"/>
            <w:noWrap/>
            <w:vAlign w:val="center"/>
            <w:hideMark/>
          </w:tcPr>
          <w:p w14:paraId="3D1BAEEB"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6A124E53"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Random Effect</w:t>
            </w:r>
          </w:p>
        </w:tc>
        <w:tc>
          <w:tcPr>
            <w:tcW w:w="1066" w:type="dxa"/>
            <w:tcBorders>
              <w:top w:val="nil"/>
              <w:left w:val="nil"/>
              <w:bottom w:val="nil"/>
              <w:right w:val="nil"/>
            </w:tcBorders>
            <w:shd w:val="clear" w:color="auto" w:fill="auto"/>
            <w:noWrap/>
            <w:vAlign w:val="center"/>
            <w:hideMark/>
          </w:tcPr>
          <w:p w14:paraId="5B53C80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288571.70</w:t>
            </w:r>
          </w:p>
        </w:tc>
        <w:tc>
          <w:tcPr>
            <w:tcW w:w="734" w:type="dxa"/>
            <w:tcBorders>
              <w:top w:val="nil"/>
              <w:left w:val="nil"/>
              <w:bottom w:val="nil"/>
              <w:right w:val="nil"/>
            </w:tcBorders>
            <w:shd w:val="clear" w:color="auto" w:fill="auto"/>
            <w:noWrap/>
            <w:vAlign w:val="center"/>
            <w:hideMark/>
          </w:tcPr>
          <w:p w14:paraId="382C9FE3"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0.30</w:t>
            </w:r>
          </w:p>
        </w:tc>
        <w:tc>
          <w:tcPr>
            <w:tcW w:w="2340" w:type="dxa"/>
            <w:tcBorders>
              <w:top w:val="nil"/>
              <w:left w:val="nil"/>
              <w:bottom w:val="nil"/>
              <w:right w:val="nil"/>
            </w:tcBorders>
            <w:shd w:val="clear" w:color="auto" w:fill="auto"/>
            <w:noWrap/>
            <w:vAlign w:val="center"/>
            <w:hideMark/>
          </w:tcPr>
          <w:p w14:paraId="22FE92EB"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145.79</w:t>
            </w:r>
          </w:p>
        </w:tc>
      </w:tr>
      <w:tr w:rsidR="009F65C0" w:rsidRPr="009F65C0" w14:paraId="25D8C992" w14:textId="77777777" w:rsidTr="00B24A9E">
        <w:trPr>
          <w:trHeight w:val="234"/>
        </w:trPr>
        <w:tc>
          <w:tcPr>
            <w:tcW w:w="1080" w:type="dxa"/>
            <w:tcBorders>
              <w:top w:val="nil"/>
              <w:left w:val="nil"/>
              <w:bottom w:val="nil"/>
              <w:right w:val="nil"/>
            </w:tcBorders>
            <w:shd w:val="clear" w:color="auto" w:fill="auto"/>
            <w:noWrap/>
            <w:vAlign w:val="center"/>
            <w:hideMark/>
          </w:tcPr>
          <w:p w14:paraId="773A5E1B"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15392B32"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Baseline</w:t>
            </w:r>
          </w:p>
        </w:tc>
        <w:tc>
          <w:tcPr>
            <w:tcW w:w="1066" w:type="dxa"/>
            <w:tcBorders>
              <w:top w:val="nil"/>
              <w:left w:val="nil"/>
              <w:bottom w:val="nil"/>
              <w:right w:val="nil"/>
            </w:tcBorders>
            <w:shd w:val="clear" w:color="auto" w:fill="auto"/>
            <w:noWrap/>
            <w:vAlign w:val="center"/>
            <w:hideMark/>
          </w:tcPr>
          <w:p w14:paraId="4D3ADA88"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295284.82</w:t>
            </w:r>
          </w:p>
        </w:tc>
        <w:tc>
          <w:tcPr>
            <w:tcW w:w="734" w:type="dxa"/>
            <w:tcBorders>
              <w:top w:val="nil"/>
              <w:left w:val="nil"/>
              <w:bottom w:val="nil"/>
              <w:right w:val="nil"/>
            </w:tcBorders>
            <w:shd w:val="clear" w:color="auto" w:fill="auto"/>
            <w:noWrap/>
            <w:vAlign w:val="center"/>
            <w:hideMark/>
          </w:tcPr>
          <w:p w14:paraId="65DE642D"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0.29</w:t>
            </w:r>
          </w:p>
        </w:tc>
        <w:tc>
          <w:tcPr>
            <w:tcW w:w="2340" w:type="dxa"/>
            <w:tcBorders>
              <w:top w:val="nil"/>
              <w:left w:val="nil"/>
              <w:bottom w:val="nil"/>
              <w:right w:val="nil"/>
            </w:tcBorders>
            <w:shd w:val="clear" w:color="auto" w:fill="auto"/>
            <w:noWrap/>
            <w:vAlign w:val="center"/>
            <w:hideMark/>
          </w:tcPr>
          <w:p w14:paraId="1FB60B36"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53.99</w:t>
            </w:r>
          </w:p>
        </w:tc>
      </w:tr>
      <w:tr w:rsidR="009F65C0" w:rsidRPr="009F65C0" w14:paraId="43190382" w14:textId="77777777" w:rsidTr="00B24A9E">
        <w:trPr>
          <w:trHeight w:val="260"/>
        </w:trPr>
        <w:tc>
          <w:tcPr>
            <w:tcW w:w="1080" w:type="dxa"/>
            <w:tcBorders>
              <w:top w:val="single" w:sz="4" w:space="0" w:color="auto"/>
              <w:left w:val="nil"/>
              <w:bottom w:val="nil"/>
              <w:right w:val="nil"/>
            </w:tcBorders>
            <w:shd w:val="clear" w:color="auto" w:fill="auto"/>
            <w:noWrap/>
            <w:vAlign w:val="center"/>
            <w:hideMark/>
          </w:tcPr>
          <w:p w14:paraId="08B9AD4D" w14:textId="77777777" w:rsidR="009F65C0" w:rsidRPr="009F65C0" w:rsidRDefault="009F65C0" w:rsidP="009F65C0">
            <w:pPr>
              <w:spacing w:line="240" w:lineRule="auto"/>
              <w:jc w:val="center"/>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CBI</w:t>
            </w:r>
          </w:p>
        </w:tc>
        <w:tc>
          <w:tcPr>
            <w:tcW w:w="3420" w:type="dxa"/>
            <w:tcBorders>
              <w:top w:val="single" w:sz="4" w:space="0" w:color="auto"/>
              <w:left w:val="nil"/>
              <w:bottom w:val="nil"/>
              <w:right w:val="nil"/>
            </w:tcBorders>
            <w:shd w:val="clear" w:color="auto" w:fill="auto"/>
            <w:noWrap/>
            <w:vAlign w:val="center"/>
            <w:hideMark/>
          </w:tcPr>
          <w:p w14:paraId="563A0C7B" w14:textId="77777777" w:rsidR="009F65C0" w:rsidRPr="009F65C0" w:rsidRDefault="009F65C0" w:rsidP="009F65C0">
            <w:pPr>
              <w:spacing w:line="240" w:lineRule="auto"/>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W/Fire + Temporal + Spatial Effect</w:t>
            </w:r>
          </w:p>
        </w:tc>
        <w:tc>
          <w:tcPr>
            <w:tcW w:w="1066" w:type="dxa"/>
            <w:tcBorders>
              <w:top w:val="single" w:sz="4" w:space="0" w:color="auto"/>
              <w:left w:val="nil"/>
              <w:bottom w:val="nil"/>
              <w:right w:val="nil"/>
            </w:tcBorders>
            <w:shd w:val="clear" w:color="auto" w:fill="auto"/>
            <w:noWrap/>
            <w:vAlign w:val="center"/>
            <w:hideMark/>
          </w:tcPr>
          <w:p w14:paraId="0BFDBCA7"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264356.09</w:t>
            </w:r>
          </w:p>
        </w:tc>
        <w:tc>
          <w:tcPr>
            <w:tcW w:w="734" w:type="dxa"/>
            <w:tcBorders>
              <w:top w:val="single" w:sz="4" w:space="0" w:color="auto"/>
              <w:left w:val="nil"/>
              <w:bottom w:val="nil"/>
              <w:right w:val="nil"/>
            </w:tcBorders>
            <w:shd w:val="clear" w:color="auto" w:fill="auto"/>
            <w:noWrap/>
            <w:vAlign w:val="center"/>
            <w:hideMark/>
          </w:tcPr>
          <w:p w14:paraId="203B10B6"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0.36</w:t>
            </w:r>
          </w:p>
        </w:tc>
        <w:tc>
          <w:tcPr>
            <w:tcW w:w="2340" w:type="dxa"/>
            <w:tcBorders>
              <w:top w:val="single" w:sz="4" w:space="0" w:color="auto"/>
              <w:left w:val="nil"/>
              <w:bottom w:val="nil"/>
              <w:right w:val="nil"/>
            </w:tcBorders>
            <w:shd w:val="clear" w:color="auto" w:fill="auto"/>
            <w:noWrap/>
            <w:vAlign w:val="center"/>
            <w:hideMark/>
          </w:tcPr>
          <w:p w14:paraId="14FCD8E2"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4159.85</w:t>
            </w:r>
          </w:p>
        </w:tc>
      </w:tr>
      <w:tr w:rsidR="009F65C0" w:rsidRPr="009F65C0" w14:paraId="09606B31" w14:textId="77777777" w:rsidTr="00B24A9E">
        <w:trPr>
          <w:trHeight w:val="180"/>
        </w:trPr>
        <w:tc>
          <w:tcPr>
            <w:tcW w:w="1080" w:type="dxa"/>
            <w:tcBorders>
              <w:top w:val="nil"/>
              <w:left w:val="nil"/>
              <w:bottom w:val="nil"/>
              <w:right w:val="nil"/>
            </w:tcBorders>
            <w:shd w:val="clear" w:color="auto" w:fill="auto"/>
            <w:noWrap/>
            <w:vAlign w:val="center"/>
            <w:hideMark/>
          </w:tcPr>
          <w:p w14:paraId="31A86EEA"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nil"/>
              <w:right w:val="nil"/>
            </w:tcBorders>
            <w:shd w:val="clear" w:color="auto" w:fill="auto"/>
            <w:noWrap/>
            <w:vAlign w:val="center"/>
            <w:hideMark/>
          </w:tcPr>
          <w:p w14:paraId="25B3D4EF"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 Temporal Effect</w:t>
            </w:r>
          </w:p>
        </w:tc>
        <w:tc>
          <w:tcPr>
            <w:tcW w:w="1066" w:type="dxa"/>
            <w:tcBorders>
              <w:top w:val="nil"/>
              <w:left w:val="nil"/>
              <w:bottom w:val="nil"/>
              <w:right w:val="nil"/>
            </w:tcBorders>
            <w:shd w:val="clear" w:color="auto" w:fill="auto"/>
            <w:noWrap/>
            <w:vAlign w:val="center"/>
            <w:hideMark/>
          </w:tcPr>
          <w:p w14:paraId="7EFCAB1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273861.08</w:t>
            </w:r>
          </w:p>
        </w:tc>
        <w:tc>
          <w:tcPr>
            <w:tcW w:w="734" w:type="dxa"/>
            <w:tcBorders>
              <w:top w:val="nil"/>
              <w:left w:val="nil"/>
              <w:bottom w:val="nil"/>
              <w:right w:val="nil"/>
            </w:tcBorders>
            <w:shd w:val="clear" w:color="auto" w:fill="auto"/>
            <w:noWrap/>
            <w:vAlign w:val="center"/>
            <w:hideMark/>
          </w:tcPr>
          <w:p w14:paraId="3E3B87A3"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0.34</w:t>
            </w:r>
          </w:p>
        </w:tc>
        <w:tc>
          <w:tcPr>
            <w:tcW w:w="2340" w:type="dxa"/>
            <w:tcBorders>
              <w:top w:val="nil"/>
              <w:left w:val="nil"/>
              <w:bottom w:val="nil"/>
              <w:right w:val="nil"/>
            </w:tcBorders>
            <w:shd w:val="clear" w:color="auto" w:fill="auto"/>
            <w:noWrap/>
            <w:vAlign w:val="center"/>
            <w:hideMark/>
          </w:tcPr>
          <w:p w14:paraId="0CCF579A"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501.89</w:t>
            </w:r>
          </w:p>
        </w:tc>
      </w:tr>
      <w:tr w:rsidR="009F65C0" w:rsidRPr="009F65C0" w14:paraId="58CC4DDE" w14:textId="77777777" w:rsidTr="00B24A9E">
        <w:trPr>
          <w:trHeight w:val="360"/>
        </w:trPr>
        <w:tc>
          <w:tcPr>
            <w:tcW w:w="1080" w:type="dxa"/>
            <w:tcBorders>
              <w:top w:val="nil"/>
              <w:left w:val="nil"/>
              <w:bottom w:val="nil"/>
              <w:right w:val="nil"/>
            </w:tcBorders>
            <w:shd w:val="clear" w:color="auto" w:fill="auto"/>
            <w:noWrap/>
            <w:vAlign w:val="center"/>
            <w:hideMark/>
          </w:tcPr>
          <w:p w14:paraId="52FCEBC6"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nil"/>
              <w:right w:val="nil"/>
            </w:tcBorders>
            <w:shd w:val="clear" w:color="auto" w:fill="auto"/>
            <w:noWrap/>
            <w:vAlign w:val="center"/>
            <w:hideMark/>
          </w:tcPr>
          <w:p w14:paraId="4BEDF4E1"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Random Effect</w:t>
            </w:r>
          </w:p>
        </w:tc>
        <w:tc>
          <w:tcPr>
            <w:tcW w:w="1066" w:type="dxa"/>
            <w:tcBorders>
              <w:top w:val="nil"/>
              <w:left w:val="nil"/>
              <w:bottom w:val="nil"/>
              <w:right w:val="nil"/>
            </w:tcBorders>
            <w:shd w:val="clear" w:color="auto" w:fill="auto"/>
            <w:noWrap/>
            <w:vAlign w:val="center"/>
            <w:hideMark/>
          </w:tcPr>
          <w:p w14:paraId="02D82F7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278836.15</w:t>
            </w:r>
          </w:p>
        </w:tc>
        <w:tc>
          <w:tcPr>
            <w:tcW w:w="734" w:type="dxa"/>
            <w:tcBorders>
              <w:top w:val="nil"/>
              <w:left w:val="nil"/>
              <w:bottom w:val="nil"/>
              <w:right w:val="nil"/>
            </w:tcBorders>
            <w:shd w:val="clear" w:color="auto" w:fill="auto"/>
            <w:noWrap/>
            <w:vAlign w:val="center"/>
            <w:hideMark/>
          </w:tcPr>
          <w:p w14:paraId="3AA08B0B"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0.33</w:t>
            </w:r>
          </w:p>
        </w:tc>
        <w:tc>
          <w:tcPr>
            <w:tcW w:w="2340" w:type="dxa"/>
            <w:tcBorders>
              <w:top w:val="nil"/>
              <w:left w:val="nil"/>
              <w:bottom w:val="nil"/>
              <w:right w:val="nil"/>
            </w:tcBorders>
            <w:shd w:val="clear" w:color="auto" w:fill="auto"/>
            <w:noWrap/>
            <w:vAlign w:val="center"/>
            <w:hideMark/>
          </w:tcPr>
          <w:p w14:paraId="3C02F70C"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495.64</w:t>
            </w:r>
          </w:p>
        </w:tc>
      </w:tr>
      <w:tr w:rsidR="009F65C0" w:rsidRPr="009F65C0" w14:paraId="7F5A2E3E" w14:textId="77777777" w:rsidTr="00B24A9E">
        <w:trPr>
          <w:trHeight w:val="180"/>
        </w:trPr>
        <w:tc>
          <w:tcPr>
            <w:tcW w:w="1080" w:type="dxa"/>
            <w:tcBorders>
              <w:top w:val="nil"/>
              <w:left w:val="nil"/>
              <w:bottom w:val="single" w:sz="8" w:space="0" w:color="auto"/>
              <w:right w:val="nil"/>
            </w:tcBorders>
            <w:shd w:val="clear" w:color="auto" w:fill="auto"/>
            <w:noWrap/>
            <w:vAlign w:val="center"/>
            <w:hideMark/>
          </w:tcPr>
          <w:p w14:paraId="30D41491"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single" w:sz="8" w:space="0" w:color="auto"/>
              <w:right w:val="nil"/>
            </w:tcBorders>
            <w:shd w:val="clear" w:color="auto" w:fill="auto"/>
            <w:noWrap/>
            <w:vAlign w:val="center"/>
            <w:hideMark/>
          </w:tcPr>
          <w:p w14:paraId="5325CD20"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Baseline</w:t>
            </w:r>
          </w:p>
        </w:tc>
        <w:tc>
          <w:tcPr>
            <w:tcW w:w="1066" w:type="dxa"/>
            <w:tcBorders>
              <w:top w:val="nil"/>
              <w:left w:val="nil"/>
              <w:bottom w:val="single" w:sz="8" w:space="0" w:color="auto"/>
              <w:right w:val="nil"/>
            </w:tcBorders>
            <w:shd w:val="clear" w:color="auto" w:fill="auto"/>
            <w:noWrap/>
            <w:vAlign w:val="center"/>
            <w:hideMark/>
          </w:tcPr>
          <w:p w14:paraId="6C3B2548"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293617.54</w:t>
            </w:r>
          </w:p>
        </w:tc>
        <w:tc>
          <w:tcPr>
            <w:tcW w:w="734" w:type="dxa"/>
            <w:tcBorders>
              <w:top w:val="nil"/>
              <w:left w:val="nil"/>
              <w:bottom w:val="single" w:sz="8" w:space="0" w:color="auto"/>
              <w:right w:val="nil"/>
            </w:tcBorders>
            <w:shd w:val="clear" w:color="auto" w:fill="auto"/>
            <w:noWrap/>
            <w:vAlign w:val="center"/>
            <w:hideMark/>
          </w:tcPr>
          <w:p w14:paraId="34122122"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0.30</w:t>
            </w:r>
          </w:p>
        </w:tc>
        <w:tc>
          <w:tcPr>
            <w:tcW w:w="2340" w:type="dxa"/>
            <w:tcBorders>
              <w:top w:val="nil"/>
              <w:left w:val="nil"/>
              <w:bottom w:val="single" w:sz="8" w:space="0" w:color="auto"/>
              <w:right w:val="nil"/>
            </w:tcBorders>
            <w:shd w:val="clear" w:color="auto" w:fill="auto"/>
            <w:noWrap/>
            <w:vAlign w:val="center"/>
            <w:hideMark/>
          </w:tcPr>
          <w:p w14:paraId="368DF76F"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51.99</w:t>
            </w:r>
          </w:p>
        </w:tc>
      </w:tr>
    </w:tbl>
    <w:p w14:paraId="52F29C1C" w14:textId="3B19ACEB" w:rsidR="00006E52" w:rsidRDefault="003B4489" w:rsidP="00705960">
      <w:pPr>
        <w:pStyle w:val="NumberedSubsection0"/>
      </w:pPr>
      <w:bookmarkStart w:id="19" w:name="_j5sl6bikat9u" w:colFirst="0" w:colLast="0"/>
      <w:bookmarkEnd w:id="19"/>
      <w:r w:rsidRPr="00860874">
        <w:lastRenderedPageBreak/>
        <w:t>3.</w:t>
      </w:r>
      <w:r w:rsidR="00705960">
        <w:t>2.</w:t>
      </w:r>
      <w:r w:rsidRPr="00860874">
        <w:t xml:space="preserve"> Effect of </w:t>
      </w:r>
      <w:r w:rsidR="00947D89">
        <w:t xml:space="preserve">forest </w:t>
      </w:r>
      <w:r w:rsidRPr="00860874">
        <w:t>composition and structure</w:t>
      </w:r>
    </w:p>
    <w:p w14:paraId="054C05C4" w14:textId="252FBF76" w:rsidR="003566E2" w:rsidRDefault="00044D22" w:rsidP="00EF73B8">
      <w:pPr>
        <w:spacing w:before="120" w:after="240"/>
        <w:rPr>
          <w:rFonts w:ascii="Times New Roman" w:eastAsia="Times New Roman" w:hAnsi="Times New Roman" w:cs="Times New Roman"/>
        </w:rPr>
      </w:pPr>
      <w:r>
        <w:rPr>
          <w:rFonts w:ascii="Times New Roman" w:eastAsia="Times New Roman" w:hAnsi="Times New Roman" w:cs="Times New Roman"/>
        </w:rPr>
        <w:t>Forest</w:t>
      </w:r>
      <w:r w:rsidR="00984576">
        <w:rPr>
          <w:rFonts w:ascii="Times New Roman" w:eastAsia="Times New Roman" w:hAnsi="Times New Roman" w:cs="Times New Roman"/>
        </w:rPr>
        <w:t xml:space="preserve"> composition and structure</w:t>
      </w:r>
      <w:r w:rsidR="00E9232D">
        <w:rPr>
          <w:rFonts w:ascii="Times New Roman" w:eastAsia="Times New Roman" w:hAnsi="Times New Roman" w:cs="Times New Roman"/>
        </w:rPr>
        <w:t xml:space="preserve"> </w:t>
      </w:r>
      <w:r w:rsidR="00A13F6B">
        <w:rPr>
          <w:rFonts w:ascii="Times New Roman" w:eastAsia="Times New Roman" w:hAnsi="Times New Roman" w:cs="Times New Roman"/>
        </w:rPr>
        <w:t xml:space="preserve">influenced </w:t>
      </w:r>
      <w:r w:rsidR="0012524C">
        <w:rPr>
          <w:rFonts w:ascii="Times New Roman" w:eastAsia="Times New Roman" w:hAnsi="Times New Roman" w:cs="Times New Roman"/>
        </w:rPr>
        <w:t>FRPc</w:t>
      </w:r>
      <w:r w:rsidR="00407786">
        <w:rPr>
          <w:rFonts w:ascii="Times New Roman" w:eastAsia="Times New Roman" w:hAnsi="Times New Roman" w:cs="Times New Roman"/>
        </w:rPr>
        <w:t xml:space="preserve"> and </w:t>
      </w:r>
      <w:r w:rsidR="0012524C">
        <w:rPr>
          <w:rFonts w:ascii="Times New Roman" w:eastAsia="Times New Roman" w:hAnsi="Times New Roman" w:cs="Times New Roman"/>
        </w:rPr>
        <w:t>CBIbc</w:t>
      </w:r>
      <w:r w:rsidR="004555C8">
        <w:rPr>
          <w:rFonts w:ascii="Times New Roman" w:eastAsia="Times New Roman" w:hAnsi="Times New Roman" w:cs="Times New Roman"/>
        </w:rPr>
        <w:t>, with aspen forests clearly demonstrating a moderating effect</w:t>
      </w:r>
      <w:r w:rsidR="00084223">
        <w:rPr>
          <w:rFonts w:ascii="Times New Roman" w:eastAsia="Times New Roman" w:hAnsi="Times New Roman" w:cs="Times New Roman"/>
        </w:rPr>
        <w:t xml:space="preserve"> based on posterior distributions</w:t>
      </w:r>
      <w:r w:rsidR="00F24F0A">
        <w:rPr>
          <w:rFonts w:ascii="Times New Roman" w:eastAsia="Times New Roman" w:hAnsi="Times New Roman" w:cs="Times New Roman"/>
        </w:rPr>
        <w:t xml:space="preserve"> (</w:t>
      </w:r>
      <w:r w:rsidR="00F24F0A" w:rsidRPr="00F24F0A">
        <w:rPr>
          <w:rFonts w:ascii="Times New Roman" w:eastAsia="Times New Roman" w:hAnsi="Times New Roman" w:cs="Times New Roman"/>
          <w:b/>
          <w:bCs/>
        </w:rPr>
        <w:t>Figure 3</w:t>
      </w:r>
      <w:r w:rsidR="00F24F0A">
        <w:rPr>
          <w:rFonts w:ascii="Times New Roman" w:eastAsia="Times New Roman" w:hAnsi="Times New Roman" w:cs="Times New Roman"/>
        </w:rPr>
        <w:t>).</w:t>
      </w:r>
      <w:r w:rsidR="00894C56">
        <w:rPr>
          <w:rFonts w:ascii="Times New Roman" w:eastAsia="Times New Roman" w:hAnsi="Times New Roman" w:cs="Times New Roman"/>
        </w:rPr>
        <w:t xml:space="preserve"> We characterized composition and structure using the gridcell proportion of the dominant forest type</w:t>
      </w:r>
      <w:r w:rsidR="0034214E">
        <w:rPr>
          <w:rFonts w:ascii="Times New Roman" w:eastAsia="Times New Roman" w:hAnsi="Times New Roman" w:cs="Times New Roman"/>
        </w:rPr>
        <w:t>,</w:t>
      </w:r>
      <w:r w:rsidR="00894C56">
        <w:rPr>
          <w:rFonts w:ascii="Times New Roman" w:eastAsia="Times New Roman" w:hAnsi="Times New Roman" w:cs="Times New Roman"/>
        </w:rPr>
        <w:t xml:space="preserve"> species total live basal area, average tree height, and average tree diameter</w:t>
      </w:r>
      <w:r w:rsidR="003B6CD6">
        <w:rPr>
          <w:rFonts w:ascii="Times New Roman" w:eastAsia="Times New Roman" w:hAnsi="Times New Roman" w:cs="Times New Roman"/>
        </w:rPr>
        <w:t>.</w:t>
      </w:r>
      <w:r w:rsidR="00E96512">
        <w:rPr>
          <w:rFonts w:ascii="Times New Roman" w:eastAsia="Times New Roman" w:hAnsi="Times New Roman" w:cs="Times New Roman"/>
        </w:rPr>
        <w:t xml:space="preserve"> </w:t>
      </w:r>
      <w:r w:rsidR="003B6CD6">
        <w:rPr>
          <w:rFonts w:ascii="Times New Roman" w:eastAsia="Times New Roman" w:hAnsi="Times New Roman" w:cs="Times New Roman"/>
        </w:rPr>
        <w:t>A</w:t>
      </w:r>
      <w:r w:rsidR="002E0627">
        <w:rPr>
          <w:rFonts w:ascii="Times New Roman" w:eastAsia="Times New Roman" w:hAnsi="Times New Roman" w:cs="Times New Roman"/>
        </w:rPr>
        <w:t>spen</w:t>
      </w:r>
      <w:r w:rsidR="003B6CD6">
        <w:rPr>
          <w:rFonts w:ascii="Times New Roman" w:eastAsia="Times New Roman" w:hAnsi="Times New Roman" w:cs="Times New Roman"/>
        </w:rPr>
        <w:t xml:space="preserve"> forest cover</w:t>
      </w:r>
      <w:r w:rsidR="002E0627">
        <w:rPr>
          <w:rFonts w:ascii="Times New Roman" w:eastAsia="Times New Roman" w:hAnsi="Times New Roman" w:cs="Times New Roman"/>
        </w:rPr>
        <w:t xml:space="preserve"> </w:t>
      </w:r>
      <w:r w:rsidR="00527EE8">
        <w:rPr>
          <w:rFonts w:ascii="Times New Roman" w:eastAsia="Times New Roman" w:hAnsi="Times New Roman" w:cs="Times New Roman"/>
        </w:rPr>
        <w:t>had a significant negative effect on both FRP</w:t>
      </w:r>
      <w:r w:rsidR="003E7F9A">
        <w:rPr>
          <w:rFonts w:ascii="Times New Roman" w:eastAsia="Times New Roman" w:hAnsi="Times New Roman" w:cs="Times New Roman"/>
        </w:rPr>
        <w:t>c</w:t>
      </w:r>
      <w:r w:rsidR="00527EE8">
        <w:rPr>
          <w:rFonts w:ascii="Times New Roman" w:eastAsia="Times New Roman" w:hAnsi="Times New Roman" w:cs="Times New Roman"/>
        </w:rPr>
        <w:t xml:space="preserve"> (</w:t>
      </w:r>
      <w:r w:rsidR="00527EE8" w:rsidRPr="00D731B4">
        <w:rPr>
          <w:rFonts w:ascii="Times New Roman" w:eastAsia="Times New Roman" w:hAnsi="Times New Roman" w:cs="Times New Roman"/>
          <w:b/>
          <w:bCs/>
        </w:rPr>
        <w:t>Figure 3A</w:t>
      </w:r>
      <w:r w:rsidR="00527EE8">
        <w:rPr>
          <w:rFonts w:ascii="Times New Roman" w:eastAsia="Times New Roman" w:hAnsi="Times New Roman" w:cs="Times New Roman"/>
        </w:rPr>
        <w:t>) and CBI</w:t>
      </w:r>
      <w:r w:rsidR="003E7F9A">
        <w:rPr>
          <w:rFonts w:ascii="Times New Roman" w:eastAsia="Times New Roman" w:hAnsi="Times New Roman" w:cs="Times New Roman"/>
        </w:rPr>
        <w:t>bc</w:t>
      </w:r>
      <w:r w:rsidR="00527EE8">
        <w:rPr>
          <w:rFonts w:ascii="Times New Roman" w:eastAsia="Times New Roman" w:hAnsi="Times New Roman" w:cs="Times New Roman"/>
        </w:rPr>
        <w:t xml:space="preserve"> (</w:t>
      </w:r>
      <w:r w:rsidR="00527EE8" w:rsidRPr="00D731B4">
        <w:rPr>
          <w:rFonts w:ascii="Times New Roman" w:eastAsia="Times New Roman" w:hAnsi="Times New Roman" w:cs="Times New Roman"/>
          <w:b/>
          <w:bCs/>
        </w:rPr>
        <w:t>Figure 3B</w:t>
      </w:r>
      <w:r w:rsidR="00527EE8">
        <w:rPr>
          <w:rFonts w:ascii="Times New Roman" w:eastAsia="Times New Roman" w:hAnsi="Times New Roman" w:cs="Times New Roman"/>
        </w:rPr>
        <w:t xml:space="preserve">). For every unit increase in aspen percent cover, there was a </w:t>
      </w:r>
      <w:r w:rsidR="00C64B4E">
        <w:rPr>
          <w:rFonts w:ascii="Times New Roman" w:eastAsia="Times New Roman" w:hAnsi="Times New Roman" w:cs="Times New Roman"/>
        </w:rPr>
        <w:t>-</w:t>
      </w:r>
      <w:r w:rsidR="00967B2B">
        <w:rPr>
          <w:rFonts w:ascii="Times New Roman" w:eastAsia="Times New Roman" w:hAnsi="Times New Roman" w:cs="Times New Roman"/>
        </w:rPr>
        <w:t>14.6</w:t>
      </w:r>
      <w:r w:rsidR="00527EE8">
        <w:rPr>
          <w:rFonts w:ascii="Times New Roman" w:eastAsia="Times New Roman" w:hAnsi="Times New Roman" w:cs="Times New Roman"/>
        </w:rPr>
        <w:t>%</w:t>
      </w:r>
      <w:r w:rsidR="00083D26">
        <w:rPr>
          <w:rFonts w:ascii="Times New Roman" w:eastAsia="Times New Roman" w:hAnsi="Times New Roman" w:cs="Times New Roman"/>
        </w:rPr>
        <w:t xml:space="preserve"> (</w:t>
      </w:r>
      <w:r w:rsidR="00083D26" w:rsidRPr="00AA447A">
        <w:rPr>
          <w:rFonts w:ascii="Times New Roman" w:eastAsia="Times New Roman" w:hAnsi="Times New Roman" w:cs="Times New Roman"/>
          <w:lang w:val="en-US"/>
        </w:rPr>
        <w:t xml:space="preserve">95% CI: </w:t>
      </w:r>
      <w:r w:rsidR="00083D26">
        <w:rPr>
          <w:rFonts w:ascii="Times New Roman" w:eastAsia="Times New Roman" w:hAnsi="Times New Roman" w:cs="Times New Roman"/>
          <w:lang w:val="en-US"/>
        </w:rPr>
        <w:t>-</w:t>
      </w:r>
      <w:r w:rsidR="000E6D49">
        <w:rPr>
          <w:rFonts w:ascii="Times New Roman" w:eastAsia="Times New Roman" w:hAnsi="Times New Roman" w:cs="Times New Roman"/>
          <w:lang w:val="en-US"/>
        </w:rPr>
        <w:t>15</w:t>
      </w:r>
      <w:r w:rsidR="00EC65D9">
        <w:rPr>
          <w:rFonts w:ascii="Times New Roman" w:eastAsia="Times New Roman" w:hAnsi="Times New Roman" w:cs="Times New Roman"/>
          <w:lang w:val="en-US"/>
        </w:rPr>
        <w:t>.8</w:t>
      </w:r>
      <w:r w:rsidR="00083D26" w:rsidRPr="00AA447A">
        <w:rPr>
          <w:rFonts w:ascii="Times New Roman" w:eastAsia="Times New Roman" w:hAnsi="Times New Roman" w:cs="Times New Roman"/>
          <w:lang w:val="en-US"/>
        </w:rPr>
        <w:t xml:space="preserve">%, </w:t>
      </w:r>
      <w:r w:rsidR="00083D26">
        <w:rPr>
          <w:rFonts w:ascii="Times New Roman" w:eastAsia="Times New Roman" w:hAnsi="Times New Roman" w:cs="Times New Roman"/>
          <w:lang w:val="en-US"/>
        </w:rPr>
        <w:t>-</w:t>
      </w:r>
      <w:r w:rsidR="00EC65D9">
        <w:rPr>
          <w:rFonts w:ascii="Times New Roman" w:eastAsia="Times New Roman" w:hAnsi="Times New Roman" w:cs="Times New Roman"/>
          <w:lang w:val="en-US"/>
        </w:rPr>
        <w:t>13.3</w:t>
      </w:r>
      <w:r w:rsidR="00083D26">
        <w:rPr>
          <w:rFonts w:ascii="Times New Roman" w:eastAsia="Times New Roman" w:hAnsi="Times New Roman" w:cs="Times New Roman"/>
          <w:lang w:val="en-US"/>
        </w:rPr>
        <w:t>%)</w:t>
      </w:r>
      <w:r w:rsidR="00527EE8">
        <w:rPr>
          <w:rFonts w:ascii="Times New Roman" w:eastAsia="Times New Roman" w:hAnsi="Times New Roman" w:cs="Times New Roman"/>
        </w:rPr>
        <w:t xml:space="preserve"> reduction in FRP</w:t>
      </w:r>
      <w:r w:rsidR="009A1728">
        <w:rPr>
          <w:rFonts w:ascii="Times New Roman" w:eastAsia="Times New Roman" w:hAnsi="Times New Roman" w:cs="Times New Roman"/>
        </w:rPr>
        <w:t>c</w:t>
      </w:r>
      <w:r w:rsidR="00527EE8">
        <w:rPr>
          <w:rFonts w:ascii="Times New Roman" w:eastAsia="Times New Roman" w:hAnsi="Times New Roman" w:cs="Times New Roman"/>
        </w:rPr>
        <w:t xml:space="preserve"> and </w:t>
      </w:r>
      <w:r w:rsidR="00301505">
        <w:rPr>
          <w:rFonts w:ascii="Times New Roman" w:eastAsia="Times New Roman" w:hAnsi="Times New Roman" w:cs="Times New Roman"/>
        </w:rPr>
        <w:t>-</w:t>
      </w:r>
      <w:r w:rsidR="00184C5A">
        <w:rPr>
          <w:rFonts w:ascii="Times New Roman" w:eastAsia="Times New Roman" w:hAnsi="Times New Roman" w:cs="Times New Roman"/>
        </w:rPr>
        <w:t>12.6</w:t>
      </w:r>
      <w:r w:rsidR="00527EE8">
        <w:rPr>
          <w:rFonts w:ascii="Times New Roman" w:eastAsia="Times New Roman" w:hAnsi="Times New Roman" w:cs="Times New Roman"/>
        </w:rPr>
        <w:t>%</w:t>
      </w:r>
      <w:r w:rsidR="00EC65D9">
        <w:rPr>
          <w:rFonts w:ascii="Times New Roman" w:eastAsia="Times New Roman" w:hAnsi="Times New Roman" w:cs="Times New Roman"/>
        </w:rPr>
        <w:t xml:space="preserve"> (</w:t>
      </w:r>
      <w:r w:rsidR="00EC65D9" w:rsidRPr="00AA447A">
        <w:rPr>
          <w:rFonts w:ascii="Times New Roman" w:eastAsia="Times New Roman" w:hAnsi="Times New Roman" w:cs="Times New Roman"/>
          <w:lang w:val="en-US"/>
        </w:rPr>
        <w:t xml:space="preserve">95% CI: </w:t>
      </w:r>
      <w:r w:rsidR="00EC65D9">
        <w:rPr>
          <w:rFonts w:ascii="Times New Roman" w:eastAsia="Times New Roman" w:hAnsi="Times New Roman" w:cs="Times New Roman"/>
          <w:lang w:val="en-US"/>
        </w:rPr>
        <w:t>-</w:t>
      </w:r>
      <w:r w:rsidR="00541BEC">
        <w:rPr>
          <w:rFonts w:ascii="Times New Roman" w:eastAsia="Times New Roman" w:hAnsi="Times New Roman" w:cs="Times New Roman"/>
          <w:lang w:val="en-US"/>
        </w:rPr>
        <w:t>13.3</w:t>
      </w:r>
      <w:r w:rsidR="00EC65D9" w:rsidRPr="00AA447A">
        <w:rPr>
          <w:rFonts w:ascii="Times New Roman" w:eastAsia="Times New Roman" w:hAnsi="Times New Roman" w:cs="Times New Roman"/>
          <w:lang w:val="en-US"/>
        </w:rPr>
        <w:t xml:space="preserve">%, </w:t>
      </w:r>
      <w:r w:rsidR="00EC65D9">
        <w:rPr>
          <w:rFonts w:ascii="Times New Roman" w:eastAsia="Times New Roman" w:hAnsi="Times New Roman" w:cs="Times New Roman"/>
          <w:lang w:val="en-US"/>
        </w:rPr>
        <w:t>-</w:t>
      </w:r>
      <w:r w:rsidR="00541BEC">
        <w:rPr>
          <w:rFonts w:ascii="Times New Roman" w:eastAsia="Times New Roman" w:hAnsi="Times New Roman" w:cs="Times New Roman"/>
          <w:lang w:val="en-US"/>
        </w:rPr>
        <w:t>11.9</w:t>
      </w:r>
      <w:r w:rsidR="00EC65D9">
        <w:rPr>
          <w:rFonts w:ascii="Times New Roman" w:eastAsia="Times New Roman" w:hAnsi="Times New Roman" w:cs="Times New Roman"/>
          <w:lang w:val="en-US"/>
        </w:rPr>
        <w:t>%)</w:t>
      </w:r>
      <w:r w:rsidR="00527EE8">
        <w:rPr>
          <w:rFonts w:ascii="Times New Roman" w:eastAsia="Times New Roman" w:hAnsi="Times New Roman" w:cs="Times New Roman"/>
        </w:rPr>
        <w:t xml:space="preserve"> reduction in CBI</w:t>
      </w:r>
      <w:r w:rsidR="009A1728">
        <w:rPr>
          <w:rFonts w:ascii="Times New Roman" w:eastAsia="Times New Roman" w:hAnsi="Times New Roman" w:cs="Times New Roman"/>
        </w:rPr>
        <w:t>bc</w:t>
      </w:r>
      <w:r w:rsidR="00527EE8">
        <w:rPr>
          <w:rFonts w:ascii="Times New Roman" w:eastAsia="Times New Roman" w:hAnsi="Times New Roman" w:cs="Times New Roman"/>
        </w:rPr>
        <w:t xml:space="preserve">. </w:t>
      </w:r>
      <w:r w:rsidR="00D731B4">
        <w:rPr>
          <w:rFonts w:ascii="Times New Roman" w:eastAsia="Times New Roman" w:hAnsi="Times New Roman" w:cs="Times New Roman"/>
        </w:rPr>
        <w:t>This effect was prominent for aspen compared to other forest types</w:t>
      </w:r>
      <w:r w:rsidR="005400B8">
        <w:rPr>
          <w:rFonts w:ascii="Times New Roman" w:eastAsia="Times New Roman" w:hAnsi="Times New Roman" w:cs="Times New Roman"/>
        </w:rPr>
        <w:t>, although increasing percent cover of lodgepole forests had a significant positive effect on FRPc</w:t>
      </w:r>
      <w:r w:rsidR="00C62CE9">
        <w:rPr>
          <w:rFonts w:ascii="Times New Roman" w:eastAsia="Times New Roman" w:hAnsi="Times New Roman" w:cs="Times New Roman"/>
        </w:rPr>
        <w:t xml:space="preserve">. </w:t>
      </w:r>
      <w:r w:rsidR="00B72C57">
        <w:rPr>
          <w:rFonts w:ascii="Times New Roman" w:eastAsia="Times New Roman" w:hAnsi="Times New Roman" w:cs="Times New Roman"/>
        </w:rPr>
        <w:t>The influence of live basal area, tree height and tree diameter were less pronounced</w:t>
      </w:r>
      <w:r w:rsidR="00E14918">
        <w:rPr>
          <w:rFonts w:ascii="Times New Roman" w:eastAsia="Times New Roman" w:hAnsi="Times New Roman" w:cs="Times New Roman"/>
        </w:rPr>
        <w:t xml:space="preserve"> for aspen</w:t>
      </w:r>
      <w:r w:rsidR="009A1728">
        <w:rPr>
          <w:rFonts w:ascii="Times New Roman" w:eastAsia="Times New Roman" w:hAnsi="Times New Roman" w:cs="Times New Roman"/>
        </w:rPr>
        <w:t>, although significant effects did emerge</w:t>
      </w:r>
      <w:r w:rsidR="00B72C57">
        <w:rPr>
          <w:rFonts w:ascii="Times New Roman" w:eastAsia="Times New Roman" w:hAnsi="Times New Roman" w:cs="Times New Roman"/>
        </w:rPr>
        <w:t xml:space="preserve">. </w:t>
      </w:r>
      <w:r w:rsidR="00C91A59">
        <w:rPr>
          <w:rFonts w:ascii="Times New Roman" w:eastAsia="Times New Roman" w:hAnsi="Times New Roman" w:cs="Times New Roman"/>
        </w:rPr>
        <w:t>For</w:t>
      </w:r>
      <w:r w:rsidR="00AC4294">
        <w:rPr>
          <w:rFonts w:ascii="Times New Roman" w:eastAsia="Times New Roman" w:hAnsi="Times New Roman" w:cs="Times New Roman"/>
        </w:rPr>
        <w:t xml:space="preserve"> every unit increase in </w:t>
      </w:r>
      <w:r w:rsidR="00E21EA9">
        <w:rPr>
          <w:rFonts w:ascii="Times New Roman" w:eastAsia="Times New Roman" w:hAnsi="Times New Roman" w:cs="Times New Roman"/>
        </w:rPr>
        <w:t>total aspen live basal area</w:t>
      </w:r>
      <w:r w:rsidR="0060327D">
        <w:rPr>
          <w:rFonts w:ascii="Times New Roman" w:eastAsia="Times New Roman" w:hAnsi="Times New Roman" w:cs="Times New Roman"/>
        </w:rPr>
        <w:t>, FRP</w:t>
      </w:r>
      <w:r w:rsidR="00CA581A">
        <w:rPr>
          <w:rFonts w:ascii="Times New Roman" w:eastAsia="Times New Roman" w:hAnsi="Times New Roman" w:cs="Times New Roman"/>
        </w:rPr>
        <w:t>c</w:t>
      </w:r>
      <w:r w:rsidR="0060327D">
        <w:rPr>
          <w:rFonts w:ascii="Times New Roman" w:eastAsia="Times New Roman" w:hAnsi="Times New Roman" w:cs="Times New Roman"/>
        </w:rPr>
        <w:t xml:space="preserve"> </w:t>
      </w:r>
      <w:r w:rsidR="00AC4294">
        <w:rPr>
          <w:rFonts w:ascii="Times New Roman" w:eastAsia="Times New Roman" w:hAnsi="Times New Roman" w:cs="Times New Roman"/>
        </w:rPr>
        <w:t>was</w:t>
      </w:r>
      <w:r w:rsidR="0060327D">
        <w:rPr>
          <w:rFonts w:ascii="Times New Roman" w:eastAsia="Times New Roman" w:hAnsi="Times New Roman" w:cs="Times New Roman"/>
        </w:rPr>
        <w:t xml:space="preserve"> reduced </w:t>
      </w:r>
      <w:r w:rsidR="00115FE6">
        <w:rPr>
          <w:rFonts w:ascii="Times New Roman" w:eastAsia="Times New Roman" w:hAnsi="Times New Roman" w:cs="Times New Roman"/>
        </w:rPr>
        <w:t xml:space="preserve">by </w:t>
      </w:r>
      <w:r w:rsidR="00FA639A">
        <w:rPr>
          <w:rFonts w:ascii="Times New Roman" w:eastAsia="Times New Roman" w:hAnsi="Times New Roman" w:cs="Times New Roman"/>
        </w:rPr>
        <w:t xml:space="preserve">an average of </w:t>
      </w:r>
      <w:r w:rsidR="00C64B4E">
        <w:rPr>
          <w:rFonts w:ascii="Times New Roman" w:eastAsia="Times New Roman" w:hAnsi="Times New Roman" w:cs="Times New Roman"/>
        </w:rPr>
        <w:t>-</w:t>
      </w:r>
      <w:r w:rsidR="00F007A1">
        <w:rPr>
          <w:rFonts w:ascii="Times New Roman" w:eastAsia="Times New Roman" w:hAnsi="Times New Roman" w:cs="Times New Roman"/>
        </w:rPr>
        <w:t>2.1</w:t>
      </w:r>
      <w:r w:rsidR="00BB41A2">
        <w:rPr>
          <w:rFonts w:ascii="Times New Roman" w:eastAsia="Times New Roman" w:hAnsi="Times New Roman" w:cs="Times New Roman"/>
        </w:rPr>
        <w:t>%</w:t>
      </w:r>
      <w:r w:rsidR="00AC4294">
        <w:rPr>
          <w:rFonts w:ascii="Times New Roman" w:eastAsia="Times New Roman" w:hAnsi="Times New Roman" w:cs="Times New Roman"/>
        </w:rPr>
        <w:t xml:space="preserve"> (</w:t>
      </w:r>
      <w:r w:rsidR="00AC4294" w:rsidRPr="00AA447A">
        <w:rPr>
          <w:rFonts w:ascii="Times New Roman" w:eastAsia="Times New Roman" w:hAnsi="Times New Roman" w:cs="Times New Roman"/>
          <w:lang w:val="en-US"/>
        </w:rPr>
        <w:t xml:space="preserve">95% CI: </w:t>
      </w:r>
      <w:r w:rsidR="001B737A">
        <w:rPr>
          <w:rFonts w:ascii="Times New Roman" w:eastAsia="Times New Roman" w:hAnsi="Times New Roman" w:cs="Times New Roman"/>
          <w:lang w:val="en-US"/>
        </w:rPr>
        <w:t>-3.</w:t>
      </w:r>
      <w:r w:rsidR="00083D26">
        <w:rPr>
          <w:rFonts w:ascii="Times New Roman" w:eastAsia="Times New Roman" w:hAnsi="Times New Roman" w:cs="Times New Roman"/>
          <w:lang w:val="en-US"/>
        </w:rPr>
        <w:t>5</w:t>
      </w:r>
      <w:r w:rsidR="00AC4294" w:rsidRPr="00AA447A">
        <w:rPr>
          <w:rFonts w:ascii="Times New Roman" w:eastAsia="Times New Roman" w:hAnsi="Times New Roman" w:cs="Times New Roman"/>
          <w:lang w:val="en-US"/>
        </w:rPr>
        <w:t xml:space="preserve">%, </w:t>
      </w:r>
      <w:r w:rsidR="00083D26">
        <w:rPr>
          <w:rFonts w:ascii="Times New Roman" w:eastAsia="Times New Roman" w:hAnsi="Times New Roman" w:cs="Times New Roman"/>
          <w:lang w:val="en-US"/>
        </w:rPr>
        <w:t>-0.06%</w:t>
      </w:r>
      <w:r w:rsidR="00AC4294">
        <w:rPr>
          <w:rFonts w:ascii="Times New Roman" w:eastAsia="Times New Roman" w:hAnsi="Times New Roman" w:cs="Times New Roman"/>
          <w:lang w:val="en-US"/>
        </w:rPr>
        <w:t>)</w:t>
      </w:r>
      <w:r w:rsidR="0060327D">
        <w:rPr>
          <w:rFonts w:ascii="Times New Roman" w:eastAsia="Times New Roman" w:hAnsi="Times New Roman" w:cs="Times New Roman"/>
        </w:rPr>
        <w:t>.</w:t>
      </w:r>
      <w:r w:rsidR="00CA581A">
        <w:rPr>
          <w:rFonts w:ascii="Times New Roman" w:eastAsia="Times New Roman" w:hAnsi="Times New Roman" w:cs="Times New Roman"/>
        </w:rPr>
        <w:t xml:space="preserve"> The influence of species total live basal area had a much lower or insignificant effect on CBIbc for all forest types</w:t>
      </w:r>
      <w:r w:rsidR="00C239D5">
        <w:rPr>
          <w:rFonts w:ascii="Times New Roman" w:eastAsia="Times New Roman" w:hAnsi="Times New Roman" w:cs="Times New Roman"/>
        </w:rPr>
        <w:t>, including aspen</w:t>
      </w:r>
      <w:r w:rsidR="0034214E">
        <w:rPr>
          <w:rFonts w:ascii="Times New Roman" w:eastAsia="Times New Roman" w:hAnsi="Times New Roman" w:cs="Times New Roman"/>
        </w:rPr>
        <w:t xml:space="preserve">. </w:t>
      </w:r>
      <w:r w:rsidR="00666606">
        <w:rPr>
          <w:rFonts w:ascii="Times New Roman" w:eastAsia="Times New Roman" w:hAnsi="Times New Roman" w:cs="Times New Roman"/>
        </w:rPr>
        <w:t>Average aspen tree height and diameter had diverging effects on both FRPc and CBI</w:t>
      </w:r>
      <w:r w:rsidR="00152815">
        <w:rPr>
          <w:rFonts w:ascii="Times New Roman" w:eastAsia="Times New Roman" w:hAnsi="Times New Roman" w:cs="Times New Roman"/>
        </w:rPr>
        <w:t>b</w:t>
      </w:r>
      <w:r w:rsidR="00666606">
        <w:rPr>
          <w:rFonts w:ascii="Times New Roman" w:eastAsia="Times New Roman" w:hAnsi="Times New Roman" w:cs="Times New Roman"/>
        </w:rPr>
        <w:t>c</w:t>
      </w:r>
      <w:r w:rsidR="002158F9">
        <w:rPr>
          <w:rFonts w:ascii="Times New Roman" w:eastAsia="Times New Roman" w:hAnsi="Times New Roman" w:cs="Times New Roman"/>
        </w:rPr>
        <w:t xml:space="preserve">. In aspen forests, </w:t>
      </w:r>
      <w:r w:rsidR="001E17DA">
        <w:rPr>
          <w:rFonts w:ascii="Times New Roman" w:eastAsia="Times New Roman" w:hAnsi="Times New Roman" w:cs="Times New Roman"/>
        </w:rPr>
        <w:t xml:space="preserve">average tree height had a significant negative influence </w:t>
      </w:r>
      <w:r w:rsidR="000768C5">
        <w:rPr>
          <w:rFonts w:ascii="Times New Roman" w:eastAsia="Times New Roman" w:hAnsi="Times New Roman" w:cs="Times New Roman"/>
        </w:rPr>
        <w:t xml:space="preserve">with a </w:t>
      </w:r>
      <w:r w:rsidR="00C64B4E">
        <w:rPr>
          <w:rFonts w:ascii="Times New Roman" w:eastAsia="Times New Roman" w:hAnsi="Times New Roman" w:cs="Times New Roman"/>
        </w:rPr>
        <w:t>-</w:t>
      </w:r>
      <w:r w:rsidR="00115FE6">
        <w:rPr>
          <w:rFonts w:ascii="Times New Roman" w:eastAsia="Times New Roman" w:hAnsi="Times New Roman" w:cs="Times New Roman"/>
        </w:rPr>
        <w:t xml:space="preserve">1.9% to </w:t>
      </w:r>
      <w:r w:rsidR="00C64B4E">
        <w:rPr>
          <w:rFonts w:ascii="Times New Roman" w:eastAsia="Times New Roman" w:hAnsi="Times New Roman" w:cs="Times New Roman"/>
        </w:rPr>
        <w:t>-</w:t>
      </w:r>
      <w:r w:rsidR="009374A3">
        <w:rPr>
          <w:rFonts w:ascii="Times New Roman" w:eastAsia="Times New Roman" w:hAnsi="Times New Roman" w:cs="Times New Roman"/>
        </w:rPr>
        <w:t>2</w:t>
      </w:r>
      <w:r w:rsidR="00386487">
        <w:rPr>
          <w:rFonts w:ascii="Times New Roman" w:eastAsia="Times New Roman" w:hAnsi="Times New Roman" w:cs="Times New Roman"/>
        </w:rPr>
        <w:t>.3</w:t>
      </w:r>
      <w:r w:rsidR="00982F10">
        <w:rPr>
          <w:rFonts w:ascii="Times New Roman" w:eastAsia="Times New Roman" w:hAnsi="Times New Roman" w:cs="Times New Roman"/>
        </w:rPr>
        <w:t xml:space="preserve">% </w:t>
      </w:r>
      <w:r w:rsidR="00115FE6">
        <w:rPr>
          <w:rFonts w:ascii="Times New Roman" w:eastAsia="Times New Roman" w:hAnsi="Times New Roman" w:cs="Times New Roman"/>
        </w:rPr>
        <w:t xml:space="preserve">average </w:t>
      </w:r>
      <w:r w:rsidR="00982F10">
        <w:rPr>
          <w:rFonts w:ascii="Times New Roman" w:eastAsia="Times New Roman" w:hAnsi="Times New Roman" w:cs="Times New Roman"/>
        </w:rPr>
        <w:t>decrease in FRPc and CBIbc, respectively, for each unit increase in tree height</w:t>
      </w:r>
      <w:r w:rsidR="000768C5">
        <w:rPr>
          <w:rFonts w:ascii="Times New Roman" w:eastAsia="Times New Roman" w:hAnsi="Times New Roman" w:cs="Times New Roman"/>
        </w:rPr>
        <w:t>. Conversely</w:t>
      </w:r>
      <w:r w:rsidR="001E17DA">
        <w:rPr>
          <w:rFonts w:ascii="Times New Roman" w:eastAsia="Times New Roman" w:hAnsi="Times New Roman" w:cs="Times New Roman"/>
        </w:rPr>
        <w:t xml:space="preserve">, tree diameter had </w:t>
      </w:r>
      <w:r w:rsidR="000768C5">
        <w:rPr>
          <w:rFonts w:ascii="Times New Roman" w:eastAsia="Times New Roman" w:hAnsi="Times New Roman" w:cs="Times New Roman"/>
        </w:rPr>
        <w:t>less pronounced but positive effect</w:t>
      </w:r>
      <w:r w:rsidR="001E17DA">
        <w:rPr>
          <w:rFonts w:ascii="Times New Roman" w:eastAsia="Times New Roman" w:hAnsi="Times New Roman" w:cs="Times New Roman"/>
        </w:rPr>
        <w:t xml:space="preserve">, </w:t>
      </w:r>
      <w:r w:rsidR="000768C5">
        <w:rPr>
          <w:rFonts w:ascii="Times New Roman" w:eastAsia="Times New Roman" w:hAnsi="Times New Roman" w:cs="Times New Roman"/>
        </w:rPr>
        <w:t>where greater average diameter</w:t>
      </w:r>
      <w:r w:rsidR="002D66FF">
        <w:rPr>
          <w:rFonts w:ascii="Times New Roman" w:eastAsia="Times New Roman" w:hAnsi="Times New Roman" w:cs="Times New Roman"/>
        </w:rPr>
        <w:t xml:space="preserve"> tended to increase both FRPc and CBIbc</w:t>
      </w:r>
      <w:r w:rsidR="001E17DA">
        <w:rPr>
          <w:rFonts w:ascii="Times New Roman" w:eastAsia="Times New Roman" w:hAnsi="Times New Roman" w:cs="Times New Roman"/>
        </w:rPr>
        <w:t>.</w:t>
      </w:r>
      <w:r w:rsidR="00113574">
        <w:rPr>
          <w:rFonts w:ascii="Times New Roman" w:eastAsia="Times New Roman" w:hAnsi="Times New Roman" w:cs="Times New Roman"/>
        </w:rPr>
        <w:t xml:space="preserve"> For both responses, gridcell canopy cover percent had a strong positive effect</w:t>
      </w:r>
      <w:r w:rsidR="00EE4110">
        <w:rPr>
          <w:rFonts w:ascii="Times New Roman" w:eastAsia="Times New Roman" w:hAnsi="Times New Roman" w:cs="Times New Roman"/>
        </w:rPr>
        <w:t xml:space="preserve">, </w:t>
      </w:r>
      <w:r w:rsidR="00D05C76">
        <w:rPr>
          <w:rFonts w:ascii="Times New Roman" w:eastAsia="Times New Roman" w:hAnsi="Times New Roman" w:cs="Times New Roman"/>
        </w:rPr>
        <w:t>total dead trees abundance</w:t>
      </w:r>
      <w:r w:rsidR="00EE4110">
        <w:rPr>
          <w:rFonts w:ascii="Times New Roman" w:eastAsia="Times New Roman" w:hAnsi="Times New Roman" w:cs="Times New Roman"/>
        </w:rPr>
        <w:t xml:space="preserve"> had a weak negative effect, and the gridcell diversity of species contributing to live basal area</w:t>
      </w:r>
      <w:r w:rsidR="008601B4">
        <w:rPr>
          <w:rFonts w:ascii="Times New Roman" w:eastAsia="Times New Roman" w:hAnsi="Times New Roman" w:cs="Times New Roman"/>
        </w:rPr>
        <w:t xml:space="preserve"> had a significant positive effect (</w:t>
      </w:r>
      <w:r w:rsidR="008601B4">
        <w:rPr>
          <w:rFonts w:ascii="Times New Roman" w:eastAsia="Times New Roman" w:hAnsi="Times New Roman" w:cs="Times New Roman"/>
          <w:b/>
          <w:bCs/>
        </w:rPr>
        <w:t>Figure SX</w:t>
      </w:r>
      <w:r w:rsidR="0001284D">
        <w:rPr>
          <w:rFonts w:ascii="Times New Roman" w:eastAsia="Times New Roman" w:hAnsi="Times New Roman" w:cs="Times New Roman"/>
          <w:b/>
          <w:bCs/>
        </w:rPr>
        <w:t>, Table SX</w:t>
      </w:r>
      <w:r w:rsidR="008601B4">
        <w:rPr>
          <w:rFonts w:ascii="Times New Roman" w:eastAsia="Times New Roman" w:hAnsi="Times New Roman" w:cs="Times New Roman"/>
        </w:rPr>
        <w:t>).</w:t>
      </w:r>
    </w:p>
    <w:p w14:paraId="1F7EBFA4" w14:textId="77777777" w:rsidR="00223AF3" w:rsidRDefault="005F7D77" w:rsidP="00223AF3">
      <w:pPr>
        <w:spacing w:before="120" w:after="12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7BE4339B" wp14:editId="60CC1EE1">
            <wp:extent cx="5430547" cy="4072910"/>
            <wp:effectExtent l="0" t="0" r="5080" b="3810"/>
            <wp:docPr id="15071394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39455"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0547" cy="4072910"/>
                    </a:xfrm>
                    <a:prstGeom prst="rect">
                      <a:avLst/>
                    </a:prstGeom>
                  </pic:spPr>
                </pic:pic>
              </a:graphicData>
            </a:graphic>
          </wp:inline>
        </w:drawing>
      </w:r>
    </w:p>
    <w:p w14:paraId="641ED187" w14:textId="1B6F7F99" w:rsidR="00F24F0A" w:rsidRPr="00223AF3" w:rsidRDefault="008361A8" w:rsidP="00223AF3">
      <w:pPr>
        <w:spacing w:before="120" w:after="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w:t>
      </w:r>
      <w:r w:rsidR="00F24F0A" w:rsidRPr="00860874">
        <w:rPr>
          <w:rFonts w:ascii="Times New Roman" w:eastAsia="Times New Roman" w:hAnsi="Times New Roman" w:cs="Times New Roman"/>
          <w:b/>
          <w:sz w:val="20"/>
          <w:szCs w:val="20"/>
        </w:rPr>
        <w:t>ure 4.</w:t>
      </w:r>
      <w:r w:rsidR="00F24F0A" w:rsidRPr="00860874">
        <w:rPr>
          <w:rFonts w:ascii="Times New Roman" w:eastAsia="Times New Roman" w:hAnsi="Times New Roman" w:cs="Times New Roman"/>
          <w:sz w:val="20"/>
          <w:szCs w:val="20"/>
        </w:rPr>
        <w:t xml:space="preserve"> Posterior distribution of effects for forest type-specific composition and structure metrics on (</w:t>
      </w:r>
      <w:r w:rsidR="00F24F0A" w:rsidRPr="00860874">
        <w:rPr>
          <w:rFonts w:ascii="Times New Roman" w:eastAsia="Times New Roman" w:hAnsi="Times New Roman" w:cs="Times New Roman"/>
          <w:b/>
          <w:sz w:val="20"/>
          <w:szCs w:val="20"/>
        </w:rPr>
        <w:t>A</w:t>
      </w:r>
      <w:r w:rsidR="00F24F0A" w:rsidRPr="00860874">
        <w:rPr>
          <w:rFonts w:ascii="Times New Roman" w:eastAsia="Times New Roman" w:hAnsi="Times New Roman" w:cs="Times New Roman"/>
          <w:sz w:val="20"/>
          <w:szCs w:val="20"/>
        </w:rPr>
        <w:t xml:space="preserve">) </w:t>
      </w:r>
      <w:r w:rsidR="00F24F0A">
        <w:rPr>
          <w:rFonts w:ascii="Times New Roman" w:eastAsia="Times New Roman" w:hAnsi="Times New Roman" w:cs="Times New Roman"/>
          <w:sz w:val="20"/>
          <w:szCs w:val="20"/>
        </w:rPr>
        <w:t xml:space="preserve">cumulative </w:t>
      </w:r>
      <w:r w:rsidR="00F24F0A" w:rsidRPr="00860874">
        <w:rPr>
          <w:rFonts w:ascii="Times New Roman" w:eastAsia="Times New Roman" w:hAnsi="Times New Roman" w:cs="Times New Roman"/>
          <w:sz w:val="20"/>
          <w:szCs w:val="20"/>
        </w:rPr>
        <w:t>FRP, and (</w:t>
      </w:r>
      <w:r w:rsidR="00F24F0A" w:rsidRPr="00860874">
        <w:rPr>
          <w:rFonts w:ascii="Times New Roman" w:eastAsia="Times New Roman" w:hAnsi="Times New Roman" w:cs="Times New Roman"/>
          <w:b/>
          <w:sz w:val="20"/>
          <w:szCs w:val="20"/>
        </w:rPr>
        <w:t>B</w:t>
      </w:r>
      <w:r w:rsidR="00F24F0A" w:rsidRPr="00860874">
        <w:rPr>
          <w:rFonts w:ascii="Times New Roman" w:eastAsia="Times New Roman" w:hAnsi="Times New Roman" w:cs="Times New Roman"/>
          <w:sz w:val="20"/>
          <w:szCs w:val="20"/>
        </w:rPr>
        <w:t xml:space="preserve">) </w:t>
      </w:r>
      <w:r w:rsidR="00F24F0A">
        <w:rPr>
          <w:rFonts w:ascii="Times New Roman" w:eastAsia="Times New Roman" w:hAnsi="Times New Roman" w:cs="Times New Roman"/>
          <w:sz w:val="20"/>
          <w:szCs w:val="20"/>
        </w:rPr>
        <w:t>90</w:t>
      </w:r>
      <w:r w:rsidR="00F24F0A" w:rsidRPr="00F24F0A">
        <w:rPr>
          <w:rFonts w:ascii="Times New Roman" w:eastAsia="Times New Roman" w:hAnsi="Times New Roman" w:cs="Times New Roman"/>
          <w:sz w:val="20"/>
          <w:szCs w:val="20"/>
          <w:vertAlign w:val="superscript"/>
        </w:rPr>
        <w:t>th</w:t>
      </w:r>
      <w:r w:rsidR="00F24F0A">
        <w:rPr>
          <w:rFonts w:ascii="Times New Roman" w:eastAsia="Times New Roman" w:hAnsi="Times New Roman" w:cs="Times New Roman"/>
          <w:sz w:val="20"/>
          <w:szCs w:val="20"/>
        </w:rPr>
        <w:t xml:space="preserve"> percentile </w:t>
      </w:r>
      <w:r w:rsidR="00F24F0A" w:rsidRPr="00860874">
        <w:rPr>
          <w:rFonts w:ascii="Times New Roman" w:eastAsia="Times New Roman" w:hAnsi="Times New Roman" w:cs="Times New Roman"/>
          <w:sz w:val="20"/>
          <w:szCs w:val="20"/>
        </w:rPr>
        <w:t>CBI</w:t>
      </w:r>
      <w:r w:rsidR="00E14B2F">
        <w:rPr>
          <w:rFonts w:ascii="Times New Roman" w:eastAsia="Times New Roman" w:hAnsi="Times New Roman" w:cs="Times New Roman"/>
          <w:sz w:val="20"/>
          <w:szCs w:val="20"/>
        </w:rPr>
        <w:t>bc</w:t>
      </w:r>
      <w:r w:rsidR="00F24F0A" w:rsidRPr="00860874">
        <w:rPr>
          <w:rFonts w:ascii="Times New Roman" w:eastAsia="Times New Roman" w:hAnsi="Times New Roman" w:cs="Times New Roman"/>
          <w:sz w:val="20"/>
          <w:szCs w:val="20"/>
        </w:rPr>
        <w:t>.</w:t>
      </w:r>
    </w:p>
    <w:p w14:paraId="47FE07B9" w14:textId="7E77F9C9" w:rsidR="005374B1" w:rsidRDefault="005374B1" w:rsidP="005374B1">
      <w:pPr>
        <w:pStyle w:val="Numberedsubsection"/>
      </w:pPr>
      <w:r>
        <w:lastRenderedPageBreak/>
        <w:t>3.1.3. Topography and fire weather</w:t>
      </w:r>
    </w:p>
    <w:p w14:paraId="59EFC2EA" w14:textId="7909F9B8" w:rsidR="00372D49" w:rsidRDefault="008043B2">
      <w:pPr>
        <w:spacing w:before="120" w:after="120"/>
        <w:rPr>
          <w:rFonts w:ascii="Times New Roman" w:eastAsia="Times New Roman" w:hAnsi="Times New Roman" w:cs="Times New Roman"/>
        </w:rPr>
      </w:pPr>
      <w:r>
        <w:rPr>
          <w:rFonts w:ascii="Times New Roman" w:eastAsia="Times New Roman" w:hAnsi="Times New Roman" w:cs="Times New Roman"/>
        </w:rPr>
        <w:t>Topography and fire weather influenced FRP</w:t>
      </w:r>
      <w:r w:rsidR="007A2967">
        <w:rPr>
          <w:rFonts w:ascii="Times New Roman" w:eastAsia="Times New Roman" w:hAnsi="Times New Roman" w:cs="Times New Roman"/>
        </w:rPr>
        <w:t>c</w:t>
      </w:r>
      <w:r>
        <w:rPr>
          <w:rFonts w:ascii="Times New Roman" w:eastAsia="Times New Roman" w:hAnsi="Times New Roman" w:cs="Times New Roman"/>
        </w:rPr>
        <w:t xml:space="preserve"> and </w:t>
      </w:r>
      <w:r w:rsidR="007A2967">
        <w:rPr>
          <w:rFonts w:ascii="Times New Roman" w:eastAsia="Times New Roman" w:hAnsi="Times New Roman" w:cs="Times New Roman"/>
        </w:rPr>
        <w:t>CBIbc</w:t>
      </w:r>
      <w:r w:rsidR="00460C63">
        <w:rPr>
          <w:rFonts w:ascii="Times New Roman" w:eastAsia="Times New Roman" w:hAnsi="Times New Roman" w:cs="Times New Roman"/>
        </w:rPr>
        <w:t xml:space="preserve"> alongside forest composition and structure</w:t>
      </w:r>
      <w:r w:rsidR="00372D49">
        <w:rPr>
          <w:rFonts w:ascii="Times New Roman" w:eastAsia="Times New Roman" w:hAnsi="Times New Roman" w:cs="Times New Roman"/>
        </w:rPr>
        <w:t xml:space="preserve">, with </w:t>
      </w:r>
      <w:r w:rsidR="007A2078">
        <w:rPr>
          <w:rFonts w:ascii="Times New Roman" w:eastAsia="Times New Roman" w:hAnsi="Times New Roman" w:cs="Times New Roman"/>
        </w:rPr>
        <w:t xml:space="preserve">some key </w:t>
      </w:r>
      <w:r w:rsidR="00372D49">
        <w:rPr>
          <w:rFonts w:ascii="Times New Roman" w:eastAsia="Times New Roman" w:hAnsi="Times New Roman" w:cs="Times New Roman"/>
        </w:rPr>
        <w:t>differences</w:t>
      </w:r>
      <w:r w:rsidR="00717DA2">
        <w:rPr>
          <w:rFonts w:ascii="Times New Roman" w:eastAsia="Times New Roman" w:hAnsi="Times New Roman" w:cs="Times New Roman"/>
        </w:rPr>
        <w:t xml:space="preserve"> </w:t>
      </w:r>
      <w:r w:rsidR="00717DA2" w:rsidRPr="00717DA2">
        <w:rPr>
          <w:rFonts w:ascii="Times New Roman" w:eastAsia="Times New Roman" w:hAnsi="Times New Roman" w:cs="Times New Roman"/>
        </w:rPr>
        <w:t>(</w:t>
      </w:r>
      <w:r w:rsidR="00717DA2" w:rsidRPr="00717DA2">
        <w:rPr>
          <w:rFonts w:ascii="Times New Roman" w:eastAsia="Times New Roman" w:hAnsi="Times New Roman" w:cs="Times New Roman"/>
          <w:b/>
          <w:bCs/>
        </w:rPr>
        <w:t>Table SX</w:t>
      </w:r>
      <w:r w:rsidR="00717DA2" w:rsidRPr="00717DA2">
        <w:rPr>
          <w:rFonts w:ascii="Times New Roman" w:eastAsia="Times New Roman" w:hAnsi="Times New Roman" w:cs="Times New Roman"/>
        </w:rPr>
        <w:t xml:space="preserve">, </w:t>
      </w:r>
      <w:r w:rsidR="00717DA2" w:rsidRPr="00717DA2">
        <w:rPr>
          <w:rFonts w:ascii="Times New Roman" w:eastAsia="Times New Roman" w:hAnsi="Times New Roman" w:cs="Times New Roman"/>
          <w:b/>
          <w:bCs/>
        </w:rPr>
        <w:t>Figure SX</w:t>
      </w:r>
      <w:r w:rsidR="00717DA2" w:rsidRPr="00717DA2">
        <w:rPr>
          <w:rFonts w:ascii="Times New Roman" w:eastAsia="Times New Roman" w:hAnsi="Times New Roman" w:cs="Times New Roman"/>
        </w:rPr>
        <w:t>)</w:t>
      </w:r>
      <w:r w:rsidR="00460C63">
        <w:rPr>
          <w:rFonts w:ascii="Times New Roman" w:eastAsia="Times New Roman" w:hAnsi="Times New Roman" w:cs="Times New Roman"/>
        </w:rPr>
        <w:t xml:space="preserve">. </w:t>
      </w:r>
      <w:r w:rsidR="00975487">
        <w:rPr>
          <w:rFonts w:ascii="Times New Roman" w:eastAsia="Times New Roman" w:hAnsi="Times New Roman" w:cs="Times New Roman"/>
        </w:rPr>
        <w:t>E</w:t>
      </w:r>
      <w:r w:rsidR="00BB661D">
        <w:rPr>
          <w:rFonts w:ascii="Times New Roman" w:eastAsia="Times New Roman" w:hAnsi="Times New Roman" w:cs="Times New Roman"/>
        </w:rPr>
        <w:t>levation</w:t>
      </w:r>
      <w:r w:rsidR="00975487">
        <w:rPr>
          <w:rFonts w:ascii="Times New Roman" w:eastAsia="Times New Roman" w:hAnsi="Times New Roman" w:cs="Times New Roman"/>
        </w:rPr>
        <w:t>, for example,</w:t>
      </w:r>
      <w:r w:rsidR="00BB661D">
        <w:rPr>
          <w:rFonts w:ascii="Times New Roman" w:eastAsia="Times New Roman" w:hAnsi="Times New Roman" w:cs="Times New Roman"/>
        </w:rPr>
        <w:t xml:space="preserve"> had a significant negative effect on FRP</w:t>
      </w:r>
      <w:r w:rsidR="008E3E98">
        <w:rPr>
          <w:rFonts w:ascii="Times New Roman" w:eastAsia="Times New Roman" w:hAnsi="Times New Roman" w:cs="Times New Roman"/>
        </w:rPr>
        <w:t>c</w:t>
      </w:r>
      <w:r w:rsidR="00BB661D">
        <w:rPr>
          <w:rFonts w:ascii="Times New Roman" w:eastAsia="Times New Roman" w:hAnsi="Times New Roman" w:cs="Times New Roman"/>
        </w:rPr>
        <w:t>, but a non-significant effect on CBI</w:t>
      </w:r>
      <w:r w:rsidR="008E3E98">
        <w:rPr>
          <w:rFonts w:ascii="Times New Roman" w:eastAsia="Times New Roman" w:hAnsi="Times New Roman" w:cs="Times New Roman"/>
        </w:rPr>
        <w:t>bc</w:t>
      </w:r>
      <w:r w:rsidR="00BB661D">
        <w:rPr>
          <w:rFonts w:ascii="Times New Roman" w:eastAsia="Times New Roman" w:hAnsi="Times New Roman" w:cs="Times New Roman"/>
        </w:rPr>
        <w:t>.</w:t>
      </w:r>
      <w:r w:rsidR="007A2078">
        <w:rPr>
          <w:rFonts w:ascii="Times New Roman" w:eastAsia="Times New Roman" w:hAnsi="Times New Roman" w:cs="Times New Roman"/>
        </w:rPr>
        <w:t xml:space="preserve"> </w:t>
      </w:r>
      <w:r w:rsidR="00D200D9">
        <w:rPr>
          <w:rFonts w:ascii="Times New Roman" w:eastAsia="Times New Roman" w:hAnsi="Times New Roman" w:cs="Times New Roman"/>
        </w:rPr>
        <w:t>Topographic features such as ridges and hilltops</w:t>
      </w:r>
      <w:r w:rsidR="00E45E83">
        <w:rPr>
          <w:rFonts w:ascii="Times New Roman" w:eastAsia="Times New Roman" w:hAnsi="Times New Roman" w:cs="Times New Roman"/>
        </w:rPr>
        <w:t xml:space="preserve">, characterized by higher TPI, had significant positive effect on both responses. </w:t>
      </w:r>
      <w:r w:rsidR="0062004F">
        <w:rPr>
          <w:rFonts w:ascii="Times New Roman" w:eastAsia="Times New Roman" w:hAnsi="Times New Roman" w:cs="Times New Roman"/>
        </w:rPr>
        <w:t xml:space="preserve">Steeper slopes </w:t>
      </w:r>
      <w:r w:rsidR="00885AA6">
        <w:rPr>
          <w:rFonts w:ascii="Times New Roman" w:eastAsia="Times New Roman" w:hAnsi="Times New Roman" w:cs="Times New Roman"/>
        </w:rPr>
        <w:t xml:space="preserve">had a </w:t>
      </w:r>
      <w:r w:rsidR="00EC563B">
        <w:rPr>
          <w:rFonts w:ascii="Times New Roman" w:eastAsia="Times New Roman" w:hAnsi="Times New Roman" w:cs="Times New Roman"/>
        </w:rPr>
        <w:t>weak but significant positive effect on both responses</w:t>
      </w:r>
      <w:r w:rsidR="00220866">
        <w:rPr>
          <w:rFonts w:ascii="Times New Roman" w:eastAsia="Times New Roman" w:hAnsi="Times New Roman" w:cs="Times New Roman"/>
        </w:rPr>
        <w:t>.</w:t>
      </w:r>
      <w:r w:rsidR="00700917">
        <w:rPr>
          <w:rFonts w:ascii="Times New Roman" w:eastAsia="Times New Roman" w:hAnsi="Times New Roman" w:cs="Times New Roman"/>
        </w:rPr>
        <w:t xml:space="preserve"> </w:t>
      </w:r>
      <w:r w:rsidR="00220866">
        <w:rPr>
          <w:rFonts w:ascii="Times New Roman" w:eastAsia="Times New Roman" w:hAnsi="Times New Roman" w:cs="Times New Roman"/>
        </w:rPr>
        <w:t>N</w:t>
      </w:r>
      <w:r w:rsidR="00700917">
        <w:rPr>
          <w:rFonts w:ascii="Times New Roman" w:eastAsia="Times New Roman" w:hAnsi="Times New Roman" w:cs="Times New Roman"/>
        </w:rPr>
        <w:t>orth-facing slopes</w:t>
      </w:r>
      <w:r w:rsidR="00220866">
        <w:rPr>
          <w:rFonts w:ascii="Times New Roman" w:eastAsia="Times New Roman" w:hAnsi="Times New Roman" w:cs="Times New Roman"/>
        </w:rPr>
        <w:t xml:space="preserve"> </w:t>
      </w:r>
      <w:r w:rsidR="00AC5D26">
        <w:rPr>
          <w:rFonts w:ascii="Times New Roman" w:eastAsia="Times New Roman" w:hAnsi="Times New Roman" w:cs="Times New Roman"/>
        </w:rPr>
        <w:t>tend to</w:t>
      </w:r>
      <w:r w:rsidR="0080448E">
        <w:rPr>
          <w:rFonts w:ascii="Times New Roman" w:eastAsia="Times New Roman" w:hAnsi="Times New Roman" w:cs="Times New Roman"/>
        </w:rPr>
        <w:t xml:space="preserve"> weakly decreased FRPc</w:t>
      </w:r>
      <w:r w:rsidR="00AC5D26">
        <w:rPr>
          <w:rFonts w:ascii="Times New Roman" w:eastAsia="Times New Roman" w:hAnsi="Times New Roman" w:cs="Times New Roman"/>
        </w:rPr>
        <w:t xml:space="preserve"> but have little effect in our models on CBIbc</w:t>
      </w:r>
      <w:r w:rsidR="009B0D37">
        <w:rPr>
          <w:rFonts w:ascii="Times New Roman" w:eastAsia="Times New Roman" w:hAnsi="Times New Roman" w:cs="Times New Roman"/>
        </w:rPr>
        <w:t>.</w:t>
      </w:r>
      <w:r w:rsidR="00E56CF0">
        <w:rPr>
          <w:rFonts w:ascii="Times New Roman" w:eastAsia="Times New Roman" w:hAnsi="Times New Roman" w:cs="Times New Roman"/>
        </w:rPr>
        <w:t xml:space="preserve"> </w:t>
      </w:r>
      <w:r w:rsidR="00980D42">
        <w:rPr>
          <w:rFonts w:ascii="Times New Roman" w:eastAsia="Times New Roman" w:hAnsi="Times New Roman" w:cs="Times New Roman"/>
        </w:rPr>
        <w:t>Fire wea</w:t>
      </w:r>
      <w:r w:rsidR="00E100DF">
        <w:rPr>
          <w:rFonts w:ascii="Times New Roman" w:eastAsia="Times New Roman" w:hAnsi="Times New Roman" w:cs="Times New Roman"/>
        </w:rPr>
        <w:t xml:space="preserve">ther </w:t>
      </w:r>
      <w:r w:rsidR="0011788D">
        <w:rPr>
          <w:rFonts w:ascii="Times New Roman" w:eastAsia="Times New Roman" w:hAnsi="Times New Roman" w:cs="Times New Roman"/>
        </w:rPr>
        <w:t xml:space="preserve">generally </w:t>
      </w:r>
      <w:r w:rsidR="00E100DF">
        <w:rPr>
          <w:rFonts w:ascii="Times New Roman" w:eastAsia="Times New Roman" w:hAnsi="Times New Roman" w:cs="Times New Roman"/>
        </w:rPr>
        <w:t xml:space="preserve">had a stronger </w:t>
      </w:r>
      <w:r w:rsidR="00575F94">
        <w:rPr>
          <w:rFonts w:ascii="Times New Roman" w:eastAsia="Times New Roman" w:hAnsi="Times New Roman" w:cs="Times New Roman"/>
        </w:rPr>
        <w:t>positive effect</w:t>
      </w:r>
      <w:r w:rsidR="0011788D">
        <w:rPr>
          <w:rFonts w:ascii="Times New Roman" w:eastAsia="Times New Roman" w:hAnsi="Times New Roman" w:cs="Times New Roman"/>
        </w:rPr>
        <w:t xml:space="preserve"> </w:t>
      </w:r>
      <w:r w:rsidR="009716EA">
        <w:rPr>
          <w:rFonts w:ascii="Times New Roman" w:eastAsia="Times New Roman" w:hAnsi="Times New Roman" w:cs="Times New Roman"/>
        </w:rPr>
        <w:t xml:space="preserve">on </w:t>
      </w:r>
      <w:r w:rsidR="00EE2FCA">
        <w:rPr>
          <w:rFonts w:ascii="Times New Roman" w:eastAsia="Times New Roman" w:hAnsi="Times New Roman" w:cs="Times New Roman"/>
        </w:rPr>
        <w:t>FRPc</w:t>
      </w:r>
      <w:r w:rsidR="009716EA">
        <w:rPr>
          <w:rFonts w:ascii="Times New Roman" w:eastAsia="Times New Roman" w:hAnsi="Times New Roman" w:cs="Times New Roman"/>
        </w:rPr>
        <w:t xml:space="preserve"> than CBIbc in our models.</w:t>
      </w:r>
      <w:r w:rsidR="00575F94">
        <w:rPr>
          <w:rFonts w:ascii="Times New Roman" w:eastAsia="Times New Roman" w:hAnsi="Times New Roman" w:cs="Times New Roman"/>
        </w:rPr>
        <w:t xml:space="preserve"> For every unit increase in VPD, there was a </w:t>
      </w:r>
      <w:r w:rsidR="000A2AAF">
        <w:rPr>
          <w:rFonts w:ascii="Times New Roman" w:eastAsia="Times New Roman" w:hAnsi="Times New Roman" w:cs="Times New Roman"/>
        </w:rPr>
        <w:t>16.2% (</w:t>
      </w:r>
      <w:r w:rsidR="000A2AAF" w:rsidRPr="00AA447A">
        <w:rPr>
          <w:rFonts w:ascii="Times New Roman" w:eastAsia="Times New Roman" w:hAnsi="Times New Roman" w:cs="Times New Roman"/>
          <w:lang w:val="en-US"/>
        </w:rPr>
        <w:t xml:space="preserve">95% CI: </w:t>
      </w:r>
      <w:r w:rsidR="000A2AAF">
        <w:rPr>
          <w:rFonts w:ascii="Times New Roman" w:eastAsia="Times New Roman" w:hAnsi="Times New Roman" w:cs="Times New Roman"/>
          <w:lang w:val="en-US"/>
        </w:rPr>
        <w:t>-13.3</w:t>
      </w:r>
      <w:r w:rsidR="000A2AAF" w:rsidRPr="00AA447A">
        <w:rPr>
          <w:rFonts w:ascii="Times New Roman" w:eastAsia="Times New Roman" w:hAnsi="Times New Roman" w:cs="Times New Roman"/>
          <w:lang w:val="en-US"/>
        </w:rPr>
        <w:t xml:space="preserve">%, </w:t>
      </w:r>
      <w:r w:rsidR="000A2AAF">
        <w:rPr>
          <w:rFonts w:ascii="Times New Roman" w:eastAsia="Times New Roman" w:hAnsi="Times New Roman" w:cs="Times New Roman"/>
          <w:lang w:val="en-US"/>
        </w:rPr>
        <w:t>-11.9%) increase in FRPc</w:t>
      </w:r>
      <w:r w:rsidR="006A7BFE">
        <w:rPr>
          <w:rFonts w:ascii="Times New Roman" w:eastAsia="Times New Roman" w:hAnsi="Times New Roman" w:cs="Times New Roman"/>
          <w:lang w:val="en-US"/>
        </w:rPr>
        <w:t xml:space="preserve"> (</w:t>
      </w:r>
      <w:r w:rsidR="006A7BFE">
        <w:rPr>
          <w:rFonts w:ascii="Times New Roman" w:eastAsia="Times New Roman" w:hAnsi="Times New Roman" w:cs="Times New Roman"/>
          <w:b/>
          <w:bCs/>
          <w:lang w:val="en-US"/>
        </w:rPr>
        <w:t>Table SX</w:t>
      </w:r>
      <w:r w:rsidR="006A7BFE">
        <w:rPr>
          <w:rFonts w:ascii="Times New Roman" w:eastAsia="Times New Roman" w:hAnsi="Times New Roman" w:cs="Times New Roman"/>
          <w:lang w:val="en-US"/>
        </w:rPr>
        <w:t>)</w:t>
      </w:r>
      <w:r w:rsidR="000A2AAF">
        <w:rPr>
          <w:rFonts w:ascii="Times New Roman" w:eastAsia="Times New Roman" w:hAnsi="Times New Roman" w:cs="Times New Roman"/>
          <w:lang w:val="en-US"/>
        </w:rPr>
        <w:t>.</w:t>
      </w:r>
      <w:r w:rsidR="00A972FE">
        <w:rPr>
          <w:rFonts w:ascii="Times New Roman" w:eastAsia="Times New Roman" w:hAnsi="Times New Roman" w:cs="Times New Roman"/>
          <w:lang w:val="en-US"/>
        </w:rPr>
        <w:t xml:space="preserve"> In the case of CBIbc, VPD </w:t>
      </w:r>
      <w:r w:rsidR="00362487">
        <w:rPr>
          <w:rFonts w:ascii="Times New Roman" w:eastAsia="Times New Roman" w:hAnsi="Times New Roman" w:cs="Times New Roman"/>
          <w:lang w:val="en-US"/>
        </w:rPr>
        <w:t>showed</w:t>
      </w:r>
      <w:r w:rsidR="00A972FE">
        <w:rPr>
          <w:rFonts w:ascii="Times New Roman" w:eastAsia="Times New Roman" w:hAnsi="Times New Roman" w:cs="Times New Roman"/>
          <w:lang w:val="en-US"/>
        </w:rPr>
        <w:t xml:space="preserve"> a weak negative effec</w:t>
      </w:r>
      <w:r w:rsidR="006A7BFE">
        <w:rPr>
          <w:rFonts w:ascii="Times New Roman" w:eastAsia="Times New Roman" w:hAnsi="Times New Roman" w:cs="Times New Roman"/>
          <w:lang w:val="en-US"/>
        </w:rPr>
        <w:t>t</w:t>
      </w:r>
      <w:r w:rsidR="00EF66EB">
        <w:rPr>
          <w:rFonts w:ascii="Times New Roman" w:eastAsia="Times New Roman" w:hAnsi="Times New Roman" w:cs="Times New Roman"/>
          <w:lang w:val="en-US"/>
        </w:rPr>
        <w:t xml:space="preserve"> with credible intervals passing zero, indicating </w:t>
      </w:r>
      <w:r w:rsidR="004D7AF5">
        <w:rPr>
          <w:rFonts w:ascii="Times New Roman" w:eastAsia="Times New Roman" w:hAnsi="Times New Roman" w:cs="Times New Roman"/>
          <w:lang w:val="en-US"/>
        </w:rPr>
        <w:t>insignificance</w:t>
      </w:r>
      <w:r w:rsidR="00C3395D">
        <w:rPr>
          <w:rFonts w:ascii="Times New Roman" w:eastAsia="Times New Roman" w:hAnsi="Times New Roman" w:cs="Times New Roman"/>
          <w:lang w:val="en-US"/>
        </w:rPr>
        <w:t xml:space="preserve"> (</w:t>
      </w:r>
      <w:r w:rsidR="00C3395D">
        <w:rPr>
          <w:rFonts w:ascii="Times New Roman" w:eastAsia="Times New Roman" w:hAnsi="Times New Roman" w:cs="Times New Roman"/>
          <w:b/>
          <w:bCs/>
          <w:lang w:val="en-US"/>
        </w:rPr>
        <w:t>Figure</w:t>
      </w:r>
      <w:r w:rsidR="00FC2804">
        <w:rPr>
          <w:rFonts w:ascii="Times New Roman" w:eastAsia="Times New Roman" w:hAnsi="Times New Roman" w:cs="Times New Roman"/>
          <w:b/>
          <w:bCs/>
          <w:lang w:val="en-US"/>
        </w:rPr>
        <w:t xml:space="preserve"> SX</w:t>
      </w:r>
      <w:r w:rsidR="00FC2804">
        <w:rPr>
          <w:rFonts w:ascii="Times New Roman" w:eastAsia="Times New Roman" w:hAnsi="Times New Roman" w:cs="Times New Roman"/>
          <w:lang w:val="en-US"/>
        </w:rPr>
        <w:t>)</w:t>
      </w:r>
      <w:r w:rsidR="004D7AF5">
        <w:rPr>
          <w:rFonts w:ascii="Times New Roman" w:eastAsia="Times New Roman" w:hAnsi="Times New Roman" w:cs="Times New Roman"/>
          <w:lang w:val="en-US"/>
        </w:rPr>
        <w:t>. ERCdv had a positive effect which was strongest</w:t>
      </w:r>
      <w:r w:rsidR="00362487">
        <w:rPr>
          <w:rFonts w:ascii="Times New Roman" w:eastAsia="Times New Roman" w:hAnsi="Times New Roman" w:cs="Times New Roman"/>
          <w:lang w:val="en-US"/>
        </w:rPr>
        <w:t xml:space="preserve"> for FRPc</w:t>
      </w:r>
      <w:r w:rsidR="00C3395D">
        <w:rPr>
          <w:rFonts w:ascii="Times New Roman" w:eastAsia="Times New Roman" w:hAnsi="Times New Roman" w:cs="Times New Roman"/>
          <w:lang w:val="en-US"/>
        </w:rPr>
        <w:t xml:space="preserve"> (+10.7% for every unit increase)</w:t>
      </w:r>
      <w:r w:rsidR="00362487">
        <w:rPr>
          <w:rFonts w:ascii="Times New Roman" w:eastAsia="Times New Roman" w:hAnsi="Times New Roman" w:cs="Times New Roman"/>
          <w:lang w:val="en-US"/>
        </w:rPr>
        <w:t>, though positive and significant for CBIbc as well</w:t>
      </w:r>
      <w:r w:rsidR="008020E3">
        <w:rPr>
          <w:rFonts w:ascii="Times New Roman" w:eastAsia="Times New Roman" w:hAnsi="Times New Roman" w:cs="Times New Roman"/>
          <w:lang w:val="en-US"/>
        </w:rPr>
        <w:t xml:space="preserve"> </w:t>
      </w:r>
      <w:r w:rsidR="008020E3">
        <w:rPr>
          <w:rFonts w:ascii="Times New Roman" w:eastAsia="Times New Roman" w:hAnsi="Times New Roman" w:cs="Times New Roman"/>
          <w:lang w:val="en-US"/>
        </w:rPr>
        <w:t>(</w:t>
      </w:r>
      <w:r w:rsidR="008020E3">
        <w:rPr>
          <w:rFonts w:ascii="Times New Roman" w:eastAsia="Times New Roman" w:hAnsi="Times New Roman" w:cs="Times New Roman"/>
          <w:b/>
          <w:bCs/>
          <w:lang w:val="en-US"/>
        </w:rPr>
        <w:t>Table SX</w:t>
      </w:r>
      <w:r w:rsidR="008020E3">
        <w:rPr>
          <w:rFonts w:ascii="Times New Roman" w:eastAsia="Times New Roman" w:hAnsi="Times New Roman" w:cs="Times New Roman"/>
          <w:lang w:val="en-US"/>
        </w:rPr>
        <w:t>)</w:t>
      </w:r>
      <w:r w:rsidR="008020E3">
        <w:rPr>
          <w:rFonts w:ascii="Times New Roman" w:eastAsia="Times New Roman" w:hAnsi="Times New Roman" w:cs="Times New Roman"/>
          <w:lang w:val="en-US"/>
        </w:rPr>
        <w:t>.</w:t>
      </w:r>
    </w:p>
    <w:p w14:paraId="32A96E06" w14:textId="35DE79BC" w:rsidR="00475F04" w:rsidRPr="00860874" w:rsidRDefault="003B4489" w:rsidP="007C26E4">
      <w:pPr>
        <w:pStyle w:val="Heading2"/>
      </w:pPr>
      <w:bookmarkStart w:id="20" w:name="_icol1k1mha75" w:colFirst="0" w:colLast="0"/>
      <w:bookmarkEnd w:id="20"/>
      <w:r w:rsidRPr="00860874">
        <w:t>3.3</w:t>
      </w:r>
      <w:r w:rsidR="009D2B4C">
        <w:t>.</w:t>
      </w:r>
      <w:r w:rsidRPr="00860874">
        <w:t xml:space="preserve"> </w:t>
      </w:r>
      <w:r w:rsidR="00E87CCC">
        <w:t xml:space="preserve">Aspen dominance and </w:t>
      </w:r>
      <w:r w:rsidR="009D2B4C">
        <w:t>fire weather</w:t>
      </w:r>
      <w:r w:rsidR="008C267C">
        <w:t xml:space="preserve"> mediation</w:t>
      </w:r>
    </w:p>
    <w:p w14:paraId="32A96E07" w14:textId="5D7543EE"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Quaking aspen co-occurrence and dominance relative to predominant forest types influenced FRP and CBI, although effects were </w:t>
      </w:r>
      <w:r w:rsidR="008C267C">
        <w:rPr>
          <w:rFonts w:ascii="Times New Roman" w:eastAsia="Times New Roman" w:hAnsi="Times New Roman" w:cs="Times New Roman"/>
        </w:rPr>
        <w:t xml:space="preserve">often </w:t>
      </w:r>
      <w:r w:rsidRPr="00860874">
        <w:rPr>
          <w:rFonts w:ascii="Times New Roman" w:eastAsia="Times New Roman" w:hAnsi="Times New Roman" w:cs="Times New Roman"/>
        </w:rPr>
        <w:t>mediated by VPD (</w:t>
      </w:r>
      <w:r w:rsidRPr="00860874">
        <w:rPr>
          <w:rFonts w:ascii="Times New Roman" w:eastAsia="Times New Roman" w:hAnsi="Times New Roman" w:cs="Times New Roman"/>
          <w:b/>
        </w:rPr>
        <w:t>Figure 5</w:t>
      </w:r>
      <w:r w:rsidRPr="00860874">
        <w:rPr>
          <w:rFonts w:ascii="Times New Roman" w:eastAsia="Times New Roman" w:hAnsi="Times New Roman" w:cs="Times New Roman"/>
        </w:rPr>
        <w:t xml:space="preserve">). Where quaking aspen is predominant, increasing </w:t>
      </w:r>
      <w:r w:rsidR="008C267C">
        <w:rPr>
          <w:rFonts w:ascii="Times New Roman" w:eastAsia="Times New Roman" w:hAnsi="Times New Roman" w:cs="Times New Roman"/>
        </w:rPr>
        <w:t>proportional</w:t>
      </w:r>
      <w:r w:rsidRPr="00860874">
        <w:rPr>
          <w:rFonts w:ascii="Times New Roman" w:eastAsia="Times New Roman" w:hAnsi="Times New Roman" w:cs="Times New Roman"/>
        </w:rPr>
        <w:t xml:space="preserve"> live </w:t>
      </w:r>
      <w:r w:rsidR="008C267C">
        <w:rPr>
          <w:rFonts w:ascii="Times New Roman" w:eastAsia="Times New Roman" w:hAnsi="Times New Roman" w:cs="Times New Roman"/>
        </w:rPr>
        <w:t>basal</w:t>
      </w:r>
      <w:r w:rsidRPr="00860874">
        <w:rPr>
          <w:rFonts w:ascii="Times New Roman" w:eastAsia="Times New Roman" w:hAnsi="Times New Roman" w:cs="Times New Roman"/>
        </w:rPr>
        <w:t xml:space="preserve"> significantly decrease</w:t>
      </w:r>
      <w:r w:rsidR="008C267C">
        <w:rPr>
          <w:rFonts w:ascii="Times New Roman" w:eastAsia="Times New Roman" w:hAnsi="Times New Roman" w:cs="Times New Roman"/>
        </w:rPr>
        <w:t>d</w:t>
      </w:r>
      <w:r w:rsidRPr="00860874">
        <w:rPr>
          <w:rFonts w:ascii="Times New Roman" w:eastAsia="Times New Roman" w:hAnsi="Times New Roman" w:cs="Times New Roman"/>
        </w:rPr>
        <w:t xml:space="preserve"> FRP</w:t>
      </w:r>
      <w:r w:rsidR="008C267C">
        <w:rPr>
          <w:rFonts w:ascii="Times New Roman" w:eastAsia="Times New Roman" w:hAnsi="Times New Roman" w:cs="Times New Roman"/>
        </w:rPr>
        <w:t>c</w:t>
      </w:r>
      <w:r w:rsidRPr="00860874">
        <w:rPr>
          <w:rFonts w:ascii="Times New Roman" w:eastAsia="Times New Roman" w:hAnsi="Times New Roman" w:cs="Times New Roman"/>
        </w:rPr>
        <w:t xml:space="preserve"> (</w:t>
      </w:r>
      <w:r w:rsidR="008C267C">
        <w:rPr>
          <w:rFonts w:ascii="Times New Roman" w:eastAsia="Times New Roman" w:hAnsi="Times New Roman" w:cs="Times New Roman"/>
        </w:rPr>
        <w:t>X%</w:t>
      </w:r>
      <w:r w:rsidR="00466994">
        <w:rPr>
          <w:rFonts w:ascii="Times New Roman" w:eastAsia="Times New Roman" w:hAnsi="Times New Roman" w:cs="Times New Roman"/>
        </w:rPr>
        <w:t xml:space="preserve"> for every unit increase</w:t>
      </w:r>
      <w:r w:rsidRPr="00860874">
        <w:rPr>
          <w:rFonts w:ascii="Times New Roman" w:eastAsia="Times New Roman" w:hAnsi="Times New Roman" w:cs="Times New Roman"/>
        </w:rPr>
        <w:t>) and CBI</w:t>
      </w:r>
      <w:r w:rsidR="00466994">
        <w:rPr>
          <w:rFonts w:ascii="Times New Roman" w:eastAsia="Times New Roman" w:hAnsi="Times New Roman" w:cs="Times New Roman"/>
        </w:rPr>
        <w:t>bc</w:t>
      </w:r>
      <w:r w:rsidRPr="00860874">
        <w:rPr>
          <w:rFonts w:ascii="Times New Roman" w:eastAsia="Times New Roman" w:hAnsi="Times New Roman" w:cs="Times New Roman"/>
        </w:rPr>
        <w:t xml:space="preserve"> (</w:t>
      </w:r>
      <w:r w:rsidR="00466994">
        <w:rPr>
          <w:rFonts w:ascii="Times New Roman" w:eastAsia="Times New Roman" w:hAnsi="Times New Roman" w:cs="Times New Roman"/>
        </w:rPr>
        <w:t>X% for every unit increase</w:t>
      </w:r>
      <w:r w:rsidRPr="00860874">
        <w:rPr>
          <w:rFonts w:ascii="Times New Roman" w:eastAsia="Times New Roman" w:hAnsi="Times New Roman" w:cs="Times New Roman"/>
        </w:rPr>
        <w:t>). However, there is a strong VPD-mediating effect, where the influence of aspen dominance on reducing FRP and CBI either diminishes greatly (CBI</w:t>
      </w:r>
      <w:r w:rsidR="00466994">
        <w:rPr>
          <w:rFonts w:ascii="Times New Roman" w:eastAsia="Times New Roman" w:hAnsi="Times New Roman" w:cs="Times New Roman"/>
        </w:rPr>
        <w:t>bc</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5b</w:t>
      </w:r>
      <w:r w:rsidRPr="00860874">
        <w:rPr>
          <w:rFonts w:ascii="Times New Roman" w:eastAsia="Times New Roman" w:hAnsi="Times New Roman" w:cs="Times New Roman"/>
        </w:rPr>
        <w:t>) or becomes slightly positive (FRP</w:t>
      </w:r>
      <w:r>
        <w:rPr>
          <w:rFonts w:ascii="Times New Roman" w:eastAsia="Times New Roman" w:hAnsi="Times New Roman" w:cs="Times New Roman"/>
        </w:rPr>
        <w:t>c</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5a</w:t>
      </w:r>
      <w:r w:rsidRPr="00860874">
        <w:rPr>
          <w:rFonts w:ascii="Times New Roman" w:eastAsia="Times New Roman" w:hAnsi="Times New Roman" w:cs="Times New Roman"/>
        </w:rPr>
        <w:t xml:space="preserve">). In both cases, the credible intervals for the VPD-mediated effect slightly overlap zero, indicating a </w:t>
      </w:r>
      <w:r>
        <w:rPr>
          <w:rFonts w:ascii="Times New Roman" w:eastAsia="Times New Roman" w:hAnsi="Times New Roman" w:cs="Times New Roman"/>
        </w:rPr>
        <w:t>non-significant effect</w:t>
      </w:r>
      <w:r w:rsidRPr="00860874">
        <w:rPr>
          <w:rFonts w:ascii="Times New Roman" w:eastAsia="Times New Roman" w:hAnsi="Times New Roman" w:cs="Times New Roman"/>
        </w:rPr>
        <w:t xml:space="preserve">. Similarly, in lodgepole-predominant grids the effect of increasing aspen dominance on FRP was significant and negative, with a moderate diminishing influence of VPD-mediation. Conversely, in spruce-fir, ponderosa, and pinyon-juniper predominant grids, the VPD-mediating effect on FRP and CBI </w:t>
      </w:r>
      <w:r w:rsidR="006347F4" w:rsidRPr="00860874">
        <w:rPr>
          <w:rFonts w:ascii="Times New Roman" w:eastAsia="Times New Roman" w:hAnsi="Times New Roman" w:cs="Times New Roman"/>
        </w:rPr>
        <w:t>improved</w:t>
      </w:r>
      <w:r w:rsidRPr="00860874">
        <w:rPr>
          <w:rFonts w:ascii="Times New Roman" w:eastAsia="Times New Roman" w:hAnsi="Times New Roman" w:cs="Times New Roman"/>
        </w:rPr>
        <w:t xml:space="preserve"> the effect of aspen dominance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decreasing effect, reduction in the response variables). In ponderosa-dominated grids, aspen dominance tends to decrease CBI </w:t>
      </w:r>
      <w:r w:rsidRPr="00860874">
        <w:rPr>
          <w:rFonts w:ascii="Times New Roman" w:eastAsia="Times New Roman" w:hAnsi="Times New Roman" w:cs="Times New Roman"/>
          <w:i/>
        </w:rPr>
        <w:t>only</w:t>
      </w:r>
      <w:r w:rsidRPr="00860874">
        <w:rPr>
          <w:rFonts w:ascii="Times New Roman" w:eastAsia="Times New Roman" w:hAnsi="Times New Roman" w:cs="Times New Roman"/>
        </w:rPr>
        <w:t xml:space="preserve"> when mediated by VPD, whereas it has a slight positive effect without mediation. The same is true for spruce-fir dominant grids and the effect on FRP. For pinyon-juniper and mixed-conifer predominant grids, which are relatively rare (</w:t>
      </w:r>
      <w:r w:rsidRPr="009571A4">
        <w:rPr>
          <w:rFonts w:ascii="Times New Roman" w:eastAsia="Times New Roman" w:hAnsi="Times New Roman" w:cs="Times New Roman"/>
          <w:b/>
          <w:bCs/>
        </w:rPr>
        <w:t>Figure S1</w:t>
      </w:r>
      <w:r w:rsidRPr="00860874">
        <w:rPr>
          <w:rFonts w:ascii="Times New Roman" w:eastAsia="Times New Roman" w:hAnsi="Times New Roman" w:cs="Times New Roman"/>
        </w:rPr>
        <w:t>), the effects of aspen dominance exhibited extreme credible intervals overlapping zero for the FRP models. These forest types rarely co-occur with aspen in great proportions (</w:t>
      </w:r>
      <w:r w:rsidRPr="00860874">
        <w:rPr>
          <w:rFonts w:ascii="Times New Roman" w:eastAsia="Times New Roman" w:hAnsi="Times New Roman" w:cs="Times New Roman"/>
          <w:b/>
        </w:rPr>
        <w:t>Figure SX</w:t>
      </w:r>
      <w:r w:rsidRPr="00860874">
        <w:rPr>
          <w:rFonts w:ascii="Times New Roman" w:eastAsia="Times New Roman" w:hAnsi="Times New Roman" w:cs="Times New Roman"/>
        </w:rPr>
        <w:t xml:space="preserve">), which helps explain the wide credible intervals and uncertain estimates. Again, the credible intervals were tighter for the CBI model and the CPO was significantly higher (Table S2), suggesting better predictive power for CBI compared to FRP. </w:t>
      </w:r>
    </w:p>
    <w:p w14:paraId="32A96E08" w14:textId="77777777" w:rsidR="00475F04" w:rsidRPr="00860874" w:rsidRDefault="003B4489">
      <w:pPr>
        <w:spacing w:before="120" w:after="120"/>
        <w:jc w:val="center"/>
        <w:rPr>
          <w:rFonts w:ascii="Times New Roman" w:eastAsia="Times New Roman" w:hAnsi="Times New Roman" w:cs="Times New Roman"/>
        </w:rPr>
      </w:pPr>
      <w:r w:rsidRPr="00860874">
        <w:rPr>
          <w:rFonts w:ascii="Times New Roman" w:eastAsia="Times New Roman" w:hAnsi="Times New Roman" w:cs="Times New Roman"/>
          <w:noProof/>
        </w:rPr>
        <w:lastRenderedPageBreak/>
        <w:drawing>
          <wp:inline distT="114300" distB="114300" distL="114300" distR="114300" wp14:anchorId="32A96E65" wp14:editId="2CA516D4">
            <wp:extent cx="4617267" cy="3512745"/>
            <wp:effectExtent l="0" t="0" r="5715" b="5715"/>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791846" cy="3645562"/>
                    </a:xfrm>
                    <a:prstGeom prst="rect">
                      <a:avLst/>
                    </a:prstGeom>
                    <a:ln/>
                  </pic:spPr>
                </pic:pic>
              </a:graphicData>
            </a:graphic>
          </wp:inline>
        </w:drawing>
      </w:r>
      <w:r w:rsidRPr="00860874">
        <w:rPr>
          <w:rFonts w:ascii="Times New Roman" w:eastAsia="Times New Roman" w:hAnsi="Times New Roman" w:cs="Times New Roman"/>
        </w:rPr>
        <w:t xml:space="preserve"> </w:t>
      </w:r>
    </w:p>
    <w:p w14:paraId="32A96E09" w14:textId="2E827B70" w:rsidR="00475F04" w:rsidRDefault="003B4489">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5. </w:t>
      </w:r>
      <w:r w:rsidRPr="00860874">
        <w:rPr>
          <w:rFonts w:ascii="Times New Roman" w:eastAsia="Times New Roman" w:hAnsi="Times New Roman" w:cs="Times New Roman"/>
          <w:sz w:val="20"/>
          <w:szCs w:val="20"/>
        </w:rPr>
        <w:t>Posterior distribution of effects on (</w:t>
      </w:r>
      <w:r w:rsidRPr="00860874">
        <w:rPr>
          <w:rFonts w:ascii="Times New Roman" w:eastAsia="Times New Roman" w:hAnsi="Times New Roman" w:cs="Times New Roman"/>
          <w:b/>
          <w:sz w:val="20"/>
          <w:szCs w:val="20"/>
        </w:rPr>
        <w:t>A</w:t>
      </w:r>
      <w:r w:rsidRPr="00860874">
        <w:rPr>
          <w:rFonts w:ascii="Times New Roman" w:eastAsia="Times New Roman" w:hAnsi="Times New Roman" w:cs="Times New Roman"/>
          <w:sz w:val="20"/>
          <w:szCs w:val="20"/>
        </w:rPr>
        <w:t>) FRP, and (</w:t>
      </w:r>
      <w:r w:rsidRPr="00860874">
        <w:rPr>
          <w:rFonts w:ascii="Times New Roman" w:eastAsia="Times New Roman" w:hAnsi="Times New Roman" w:cs="Times New Roman"/>
          <w:b/>
          <w:sz w:val="20"/>
          <w:szCs w:val="20"/>
        </w:rPr>
        <w:t>B</w:t>
      </w:r>
      <w:r w:rsidRPr="00860874">
        <w:rPr>
          <w:rFonts w:ascii="Times New Roman" w:eastAsia="Times New Roman" w:hAnsi="Times New Roman" w:cs="Times New Roman"/>
          <w:sz w:val="20"/>
          <w:szCs w:val="20"/>
        </w:rPr>
        <w:t xml:space="preserve">) CBI, for the influence of quaking aspen </w:t>
      </w:r>
      <w:r w:rsidRPr="00860874">
        <w:rPr>
          <w:rFonts w:ascii="Times New Roman" w:eastAsia="Times New Roman" w:hAnsi="Times New Roman" w:cs="Times New Roman"/>
          <w:i/>
          <w:sz w:val="20"/>
          <w:szCs w:val="20"/>
        </w:rPr>
        <w:t>dominance</w:t>
      </w:r>
      <w:r w:rsidRPr="00860874">
        <w:rPr>
          <w:rFonts w:ascii="Times New Roman" w:eastAsia="Times New Roman" w:hAnsi="Times New Roman" w:cs="Times New Roman"/>
          <w:sz w:val="20"/>
          <w:szCs w:val="20"/>
        </w:rPr>
        <w:t xml:space="preserve"> relative to co-occurring predominant forest types with and without VPD mediation. Grey distributions represent the VPD-mediated effect which was modeled as an interaction term (</w:t>
      </w:r>
      <w:r w:rsidRPr="00573CF9">
        <w:rPr>
          <w:rFonts w:ascii="Times New Roman" w:eastAsia="Times New Roman" w:hAnsi="Times New Roman" w:cs="Times New Roman"/>
          <w:i/>
          <w:sz w:val="20"/>
          <w:szCs w:val="20"/>
        </w:rPr>
        <w:t xml:space="preserve">forest </w:t>
      </w:r>
      <w:r w:rsidR="00573CF9" w:rsidRPr="00573CF9">
        <w:rPr>
          <w:rFonts w:ascii="Times New Roman" w:eastAsia="Times New Roman" w:hAnsi="Times New Roman" w:cs="Times New Roman"/>
          <w:i/>
          <w:sz w:val="20"/>
          <w:szCs w:val="20"/>
        </w:rPr>
        <w:t>type</w:t>
      </w:r>
      <w:r w:rsidR="00573CF9">
        <w:rPr>
          <w:rFonts w:ascii="Times New Roman" w:eastAsia="Times New Roman" w:hAnsi="Times New Roman" w:cs="Times New Roman"/>
          <w:i/>
          <w:sz w:val="20"/>
          <w:szCs w:val="20"/>
        </w:rPr>
        <w:t xml:space="preserve">: </w:t>
      </w:r>
      <w:r w:rsidRPr="00573CF9">
        <w:rPr>
          <w:rFonts w:ascii="Times New Roman" w:eastAsia="Times New Roman" w:hAnsi="Times New Roman" w:cs="Times New Roman"/>
          <w:i/>
          <w:sz w:val="20"/>
          <w:szCs w:val="20"/>
        </w:rPr>
        <w:t>aspen dominance * VPD</w:t>
      </w:r>
      <w:r w:rsidRPr="00860874">
        <w:rPr>
          <w:rFonts w:ascii="Times New Roman" w:eastAsia="Times New Roman" w:hAnsi="Times New Roman" w:cs="Times New Roman"/>
          <w:sz w:val="20"/>
          <w:szCs w:val="20"/>
        </w:rPr>
        <w:t xml:space="preserve">). For both models, terms were included to account for other fire weather, topography, fire-dependent random effects, day-of-burn temporal random effects, and spatial effects. Additional terms accounting for VIIRS detection aggregation were included for the FRP model (see </w:t>
      </w:r>
      <w:r w:rsidRPr="00860874">
        <w:rPr>
          <w:rFonts w:ascii="Times New Roman" w:eastAsia="Times New Roman" w:hAnsi="Times New Roman" w:cs="Times New Roman"/>
          <w:i/>
          <w:sz w:val="20"/>
          <w:szCs w:val="20"/>
        </w:rPr>
        <w:t>Section 2.7</w:t>
      </w:r>
      <w:r w:rsidRPr="00860874">
        <w:rPr>
          <w:rFonts w:ascii="Times New Roman" w:eastAsia="Times New Roman" w:hAnsi="Times New Roman" w:cs="Times New Roman"/>
          <w:sz w:val="20"/>
          <w:szCs w:val="20"/>
        </w:rPr>
        <w:t xml:space="preserve">). </w:t>
      </w:r>
    </w:p>
    <w:p w14:paraId="0D5C62B2" w14:textId="77777777" w:rsidR="009A785E" w:rsidRPr="00860874" w:rsidRDefault="009A785E" w:rsidP="009A785E">
      <w:pPr>
        <w:pStyle w:val="Heading3"/>
        <w:spacing w:before="240"/>
      </w:pPr>
      <w:r w:rsidRPr="00860874">
        <w:t>3.1.</w:t>
      </w:r>
      <w:r>
        <w:t xml:space="preserve">4. </w:t>
      </w:r>
      <w:r w:rsidRPr="00860874">
        <w:t>Spatial patterns in FRP and CBI</w:t>
      </w:r>
    </w:p>
    <w:p w14:paraId="2C42F6B2" w14:textId="32A04EF3" w:rsidR="009A785E" w:rsidRPr="00860874" w:rsidRDefault="009A785E" w:rsidP="009A785E">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rPr>
        <w:t>Substantial spatial structure emerged for both FRP</w:t>
      </w:r>
      <w:r w:rsidR="00D03BB4">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D03BB4">
        <w:rPr>
          <w:rFonts w:ascii="Times New Roman" w:eastAsia="Times New Roman" w:hAnsi="Times New Roman" w:cs="Times New Roman"/>
        </w:rPr>
        <w:t>bc</w:t>
      </w:r>
      <w:r w:rsidRPr="00860874">
        <w:rPr>
          <w:rFonts w:ascii="Times New Roman" w:eastAsia="Times New Roman" w:hAnsi="Times New Roman" w:cs="Times New Roman"/>
        </w:rPr>
        <w:t xml:space="preserve">, </w:t>
      </w:r>
      <w:r w:rsidR="00396144">
        <w:rPr>
          <w:rFonts w:ascii="Times New Roman" w:eastAsia="Times New Roman" w:hAnsi="Times New Roman" w:cs="Times New Roman"/>
        </w:rPr>
        <w:t>defined</w:t>
      </w:r>
      <w:r w:rsidRPr="00860874">
        <w:rPr>
          <w:rFonts w:ascii="Times New Roman" w:eastAsia="Times New Roman" w:hAnsi="Times New Roman" w:cs="Times New Roman"/>
        </w:rPr>
        <w:t xml:space="preserve"> by the SPDE structured random effects model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3</w:t>
      </w:r>
      <w:r w:rsidRPr="00860874">
        <w:rPr>
          <w:rFonts w:ascii="Times New Roman" w:eastAsia="Times New Roman" w:hAnsi="Times New Roman" w:cs="Times New Roman"/>
        </w:rPr>
        <w:t>). Semivariogram analysis provided an initial assessment of the expected spatial range (</w:t>
      </w:r>
      <w:r w:rsidRPr="00860874">
        <w:rPr>
          <w:rFonts w:ascii="Times New Roman" w:eastAsia="Times New Roman" w:hAnsi="Times New Roman" w:cs="Times New Roman"/>
          <w:b/>
        </w:rPr>
        <w:t>Figure SX</w:t>
      </w:r>
      <w:r w:rsidRPr="00860874">
        <w:rPr>
          <w:rFonts w:ascii="Times New Roman" w:eastAsia="Times New Roman" w:hAnsi="Times New Roman" w:cs="Times New Roman"/>
        </w:rPr>
        <w:t xml:space="preserve">), suggesting </w:t>
      </w:r>
      <w:r w:rsidR="00050053">
        <w:rPr>
          <w:rFonts w:ascii="Times New Roman" w:eastAsia="Times New Roman" w:hAnsi="Times New Roman" w:cs="Times New Roman"/>
        </w:rPr>
        <w:t>an</w:t>
      </w:r>
      <w:r w:rsidRPr="00860874">
        <w:rPr>
          <w:rFonts w:ascii="Times New Roman" w:eastAsia="Times New Roman" w:hAnsi="Times New Roman" w:cs="Times New Roman"/>
        </w:rPr>
        <w:t xml:space="preserve"> expected mean range for FRP</w:t>
      </w:r>
      <w:r w:rsidR="00D03BB4">
        <w:rPr>
          <w:rFonts w:ascii="Times New Roman" w:eastAsia="Times New Roman" w:hAnsi="Times New Roman" w:cs="Times New Roman"/>
        </w:rPr>
        <w:t xml:space="preserve">c </w:t>
      </w:r>
      <w:r w:rsidR="00050053">
        <w:rPr>
          <w:rFonts w:ascii="Times New Roman" w:eastAsia="Times New Roman" w:hAnsi="Times New Roman" w:cs="Times New Roman"/>
        </w:rPr>
        <w:t>of</w:t>
      </w:r>
      <w:r w:rsidRPr="00860874">
        <w:rPr>
          <w:rFonts w:ascii="Times New Roman" w:eastAsia="Times New Roman" w:hAnsi="Times New Roman" w:cs="Times New Roman"/>
        </w:rPr>
        <w:t xml:space="preserve"> ~2.2 km and ~2.9 km for CBI</w:t>
      </w:r>
      <w:r w:rsidR="00D03BB4">
        <w:rPr>
          <w:rFonts w:ascii="Times New Roman" w:eastAsia="Times New Roman" w:hAnsi="Times New Roman" w:cs="Times New Roman"/>
        </w:rPr>
        <w:t>bc</w:t>
      </w:r>
      <w:r w:rsidRPr="00860874">
        <w:rPr>
          <w:rFonts w:ascii="Times New Roman" w:eastAsia="Times New Roman" w:hAnsi="Times New Roman" w:cs="Times New Roman"/>
        </w:rPr>
        <w:t xml:space="preserve">. </w:t>
      </w:r>
      <w:r w:rsidR="00460B52">
        <w:rPr>
          <w:rFonts w:ascii="Times New Roman" w:eastAsia="Times New Roman" w:hAnsi="Times New Roman" w:cs="Times New Roman"/>
        </w:rPr>
        <w:t>Results from the SPDE</w:t>
      </w:r>
      <w:r w:rsidRPr="00860874">
        <w:rPr>
          <w:rFonts w:ascii="Times New Roman" w:eastAsia="Times New Roman" w:hAnsi="Times New Roman" w:cs="Times New Roman"/>
        </w:rPr>
        <w:t xml:space="preserve"> indicate alignment with these expectations alongside fixed and random effects, with slight differences. For FRP, the mean effective range of spatial </w:t>
      </w:r>
      <w:r w:rsidR="009C495D">
        <w:rPr>
          <w:rFonts w:ascii="Times New Roman" w:eastAsia="Times New Roman" w:hAnsi="Times New Roman" w:cs="Times New Roman"/>
        </w:rPr>
        <w:t>dependence</w:t>
      </w:r>
      <w:r w:rsidRPr="00860874">
        <w:rPr>
          <w:rFonts w:ascii="Times New Roman" w:eastAsia="Times New Roman" w:hAnsi="Times New Roman" w:cs="Times New Roman"/>
        </w:rPr>
        <w:t xml:space="preserve"> </w:t>
      </w:r>
      <w:r w:rsidR="009C495D">
        <w:rPr>
          <w:rFonts w:ascii="Times New Roman" w:eastAsia="Times New Roman" w:hAnsi="Times New Roman" w:cs="Times New Roman"/>
        </w:rPr>
        <w:t>was</w:t>
      </w:r>
      <w:r w:rsidRPr="00860874">
        <w:rPr>
          <w:rFonts w:ascii="Times New Roman" w:eastAsia="Times New Roman" w:hAnsi="Times New Roman" w:cs="Times New Roman"/>
        </w:rPr>
        <w:t xml:space="preserve"> 0.01</w:t>
      </w:r>
      <w:r w:rsidR="00385B19">
        <w:rPr>
          <w:rFonts w:ascii="Times New Roman" w:eastAsia="Times New Roman" w:hAnsi="Times New Roman" w:cs="Times New Roman"/>
        </w:rPr>
        <w:t>6</w:t>
      </w:r>
      <w:r w:rsidRPr="00860874">
        <w:rPr>
          <w:rFonts w:ascii="Times New Roman" w:eastAsia="Times New Roman" w:hAnsi="Times New Roman" w:cs="Times New Roman"/>
        </w:rPr>
        <w:t xml:space="preserve"> degrees (~1.</w:t>
      </w:r>
      <w:r w:rsidR="00385B19">
        <w:rPr>
          <w:rFonts w:ascii="Times New Roman" w:eastAsia="Times New Roman" w:hAnsi="Times New Roman" w:cs="Times New Roman"/>
        </w:rPr>
        <w:t>6</w:t>
      </w:r>
      <w:r w:rsidRPr="00860874">
        <w:rPr>
          <w:rFonts w:ascii="Times New Roman" w:eastAsia="Times New Roman" w:hAnsi="Times New Roman" w:cs="Times New Roman"/>
        </w:rPr>
        <w:t xml:space="preserve"> km), suggesting a fine-scale clustering and influence of localized conditions unexplained by fixed or random effects (</w:t>
      </w:r>
      <w:r w:rsidRPr="00860874">
        <w:rPr>
          <w:rFonts w:ascii="Times New Roman" w:eastAsia="Times New Roman" w:hAnsi="Times New Roman" w:cs="Times New Roman"/>
          <w:b/>
        </w:rPr>
        <w:t>Figure 3</w:t>
      </w:r>
      <w:r w:rsidR="008F3E51">
        <w:rPr>
          <w:rFonts w:ascii="Times New Roman" w:eastAsia="Times New Roman" w:hAnsi="Times New Roman" w:cs="Times New Roman"/>
          <w:b/>
        </w:rPr>
        <w:t>X</w:t>
      </w:r>
      <w:r w:rsidRPr="00860874">
        <w:rPr>
          <w:rFonts w:ascii="Times New Roman" w:eastAsia="Times New Roman" w:hAnsi="Times New Roman" w:cs="Times New Roman"/>
        </w:rPr>
        <w:t>). A relatively large standard deviation (mean 0.769) indicated moderately strong spatial variation in FRP, and residual spatial effects left unexplained by the model. In the case of CBI</w:t>
      </w:r>
      <w:r w:rsidR="001A691E">
        <w:rPr>
          <w:rFonts w:ascii="Times New Roman" w:eastAsia="Times New Roman" w:hAnsi="Times New Roman" w:cs="Times New Roman"/>
        </w:rPr>
        <w:t>bc</w:t>
      </w:r>
      <w:r w:rsidRPr="00860874">
        <w:rPr>
          <w:rFonts w:ascii="Times New Roman" w:eastAsia="Times New Roman" w:hAnsi="Times New Roman" w:cs="Times New Roman"/>
        </w:rPr>
        <w:t xml:space="preserve">, the effective range of spatial </w:t>
      </w:r>
      <w:r w:rsidR="000E5A50">
        <w:rPr>
          <w:rFonts w:ascii="Times New Roman" w:eastAsia="Times New Roman" w:hAnsi="Times New Roman" w:cs="Times New Roman"/>
        </w:rPr>
        <w:t>dependence</w:t>
      </w:r>
      <w:r w:rsidRPr="00860874">
        <w:rPr>
          <w:rFonts w:ascii="Times New Roman" w:eastAsia="Times New Roman" w:hAnsi="Times New Roman" w:cs="Times New Roman"/>
        </w:rPr>
        <w:t xml:space="preserve"> increases to 0.078 (~7.8 km), suggesting more broad-scale spatial patterns in burn severity compared to FRP. With a lower standard deviation (mean 0.088), the spatial variation in CBI</w:t>
      </w:r>
      <w:r w:rsidR="001A691E">
        <w:rPr>
          <w:rFonts w:ascii="Times New Roman" w:eastAsia="Times New Roman" w:hAnsi="Times New Roman" w:cs="Times New Roman"/>
        </w:rPr>
        <w:t>bc</w:t>
      </w:r>
      <w:r w:rsidRPr="00860874">
        <w:rPr>
          <w:rFonts w:ascii="Times New Roman" w:eastAsia="Times New Roman" w:hAnsi="Times New Roman" w:cs="Times New Roman"/>
        </w:rPr>
        <w:t xml:space="preserve"> is significantly </w:t>
      </w:r>
      <w:r w:rsidR="000E5A50">
        <w:rPr>
          <w:rFonts w:ascii="Times New Roman" w:eastAsia="Times New Roman" w:hAnsi="Times New Roman" w:cs="Times New Roman"/>
        </w:rPr>
        <w:t>reduced compared to</w:t>
      </w:r>
      <w:r w:rsidRPr="00860874">
        <w:rPr>
          <w:rFonts w:ascii="Times New Roman" w:eastAsia="Times New Roman" w:hAnsi="Times New Roman" w:cs="Times New Roman"/>
        </w:rPr>
        <w:t xml:space="preserve"> FRP</w:t>
      </w:r>
      <w:r w:rsidR="001A691E">
        <w:rPr>
          <w:rFonts w:ascii="Times New Roman" w:eastAsia="Times New Roman" w:hAnsi="Times New Roman" w:cs="Times New Roman"/>
        </w:rPr>
        <w:t>c</w:t>
      </w:r>
      <w:r w:rsidRPr="00860874">
        <w:rPr>
          <w:rFonts w:ascii="Times New Roman" w:eastAsia="Times New Roman" w:hAnsi="Times New Roman" w:cs="Times New Roman"/>
        </w:rPr>
        <w:t xml:space="preserve"> and may be better explained by the fixed and random effects such as </w:t>
      </w:r>
      <w:r w:rsidR="000E5A50">
        <w:rPr>
          <w:rFonts w:ascii="Times New Roman" w:eastAsia="Times New Roman" w:hAnsi="Times New Roman" w:cs="Times New Roman"/>
        </w:rPr>
        <w:t>forest composition</w:t>
      </w:r>
      <w:r w:rsidR="005B4A1E">
        <w:rPr>
          <w:rFonts w:ascii="Times New Roman" w:eastAsia="Times New Roman" w:hAnsi="Times New Roman" w:cs="Times New Roman"/>
        </w:rPr>
        <w:t xml:space="preserve"> a</w:t>
      </w:r>
      <w:r w:rsidR="000E5A50">
        <w:rPr>
          <w:rFonts w:ascii="Times New Roman" w:eastAsia="Times New Roman" w:hAnsi="Times New Roman" w:cs="Times New Roman"/>
        </w:rPr>
        <w:t>nd structure</w:t>
      </w:r>
      <w:r w:rsidR="005B4A1E">
        <w:rPr>
          <w:rFonts w:ascii="Times New Roman" w:eastAsia="Times New Roman" w:hAnsi="Times New Roman" w:cs="Times New Roman"/>
        </w:rPr>
        <w:t>, fire</w:t>
      </w:r>
      <w:r w:rsidRPr="00860874">
        <w:rPr>
          <w:rFonts w:ascii="Times New Roman" w:eastAsia="Times New Roman" w:hAnsi="Times New Roman" w:cs="Times New Roman"/>
        </w:rPr>
        <w:t xml:space="preserve"> weather and topography. </w:t>
      </w:r>
    </w:p>
    <w:p w14:paraId="1FFECEB4" w14:textId="7A0351E2" w:rsidR="009A785E" w:rsidRPr="00860874" w:rsidRDefault="00DE556C" w:rsidP="009A785E">
      <w:pPr>
        <w:jc w:val="center"/>
        <w:rPr>
          <w:rFonts w:ascii="Times New Roman" w:eastAsia="Times New Roman" w:hAnsi="Times New Roman" w:cs="Times New Roman"/>
          <w:sz w:val="20"/>
          <w:szCs w:val="20"/>
        </w:rPr>
      </w:pPr>
      <w:bookmarkStart w:id="21" w:name="_bpep2a8uok8t" w:colFirst="0" w:colLast="0"/>
      <w:bookmarkEnd w:id="21"/>
      <w:r>
        <w:rPr>
          <w:rFonts w:ascii="Times New Roman" w:eastAsia="Times New Roman" w:hAnsi="Times New Roman" w:cs="Times New Roman"/>
          <w:noProof/>
        </w:rPr>
        <w:lastRenderedPageBreak/>
        <w:drawing>
          <wp:inline distT="0" distB="0" distL="0" distR="0" wp14:anchorId="6C693652" wp14:editId="389F1810">
            <wp:extent cx="5943600" cy="3368040"/>
            <wp:effectExtent l="0" t="0" r="0" b="0"/>
            <wp:docPr id="1179824825" name="Picture 1" descr="A map of different 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24825" name="Picture 1" descr="A map of different region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8BEA4E2" w14:textId="3DD9BDE7" w:rsidR="0044457F" w:rsidRPr="00DE556C" w:rsidRDefault="009A785E" w:rsidP="009A785E">
      <w:pPr>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Figure 3.</w:t>
      </w:r>
      <w:r w:rsidRPr="00860874">
        <w:rPr>
          <w:rFonts w:ascii="Times New Roman" w:eastAsia="Times New Roman" w:hAnsi="Times New Roman" w:cs="Times New Roman"/>
          <w:sz w:val="20"/>
          <w:szCs w:val="20"/>
        </w:rPr>
        <w:t xml:space="preserve"> Southern Rockies spatial </w:t>
      </w:r>
      <w:r w:rsidR="008F75AD" w:rsidRPr="00860874">
        <w:rPr>
          <w:rFonts w:ascii="Times New Roman" w:eastAsia="Times New Roman" w:hAnsi="Times New Roman" w:cs="Times New Roman"/>
          <w:sz w:val="20"/>
          <w:szCs w:val="20"/>
        </w:rPr>
        <w:t xml:space="preserve">mesh </w:t>
      </w:r>
      <w:r w:rsidR="008F75AD">
        <w:rPr>
          <w:rFonts w:ascii="Times New Roman" w:eastAsia="Times New Roman" w:hAnsi="Times New Roman" w:cs="Times New Roman"/>
          <w:sz w:val="20"/>
          <w:szCs w:val="20"/>
        </w:rPr>
        <w:t xml:space="preserve">and example for the </w:t>
      </w:r>
      <w:r w:rsidRPr="00860874">
        <w:rPr>
          <w:rFonts w:ascii="Times New Roman" w:eastAsia="Times New Roman" w:hAnsi="Times New Roman" w:cs="Times New Roman"/>
          <w:sz w:val="20"/>
          <w:szCs w:val="20"/>
        </w:rPr>
        <w:t>Williams Fork Fire, CO (2020).</w:t>
      </w:r>
      <w:r w:rsidR="00065025">
        <w:rPr>
          <w:rFonts w:ascii="Times New Roman" w:eastAsia="Times New Roman" w:hAnsi="Times New Roman" w:cs="Times New Roman"/>
          <w:sz w:val="20"/>
          <w:szCs w:val="20"/>
        </w:rPr>
        <w:t xml:space="preserve"> (</w:t>
      </w:r>
      <w:r w:rsidR="00065025" w:rsidRPr="00A0516C">
        <w:rPr>
          <w:rFonts w:ascii="Times New Roman" w:eastAsia="Times New Roman" w:hAnsi="Times New Roman" w:cs="Times New Roman"/>
          <w:b/>
          <w:bCs/>
          <w:sz w:val="20"/>
          <w:szCs w:val="20"/>
        </w:rPr>
        <w:t>A</w:t>
      </w:r>
      <w:r w:rsidR="00065025">
        <w:rPr>
          <w:rFonts w:ascii="Times New Roman" w:eastAsia="Times New Roman" w:hAnsi="Times New Roman" w:cs="Times New Roman"/>
          <w:sz w:val="20"/>
          <w:szCs w:val="20"/>
        </w:rPr>
        <w:t>) Spatial mesh grid</w:t>
      </w:r>
      <w:r w:rsidR="00063418">
        <w:rPr>
          <w:rFonts w:ascii="Times New Roman" w:eastAsia="Times New Roman" w:hAnsi="Times New Roman" w:cs="Times New Roman"/>
          <w:sz w:val="20"/>
          <w:szCs w:val="20"/>
        </w:rPr>
        <w:t xml:space="preserve"> covering the Southern Rockies; (</w:t>
      </w:r>
      <w:r w:rsidR="00063418" w:rsidRPr="00A0516C">
        <w:rPr>
          <w:rFonts w:ascii="Times New Roman" w:eastAsia="Times New Roman" w:hAnsi="Times New Roman" w:cs="Times New Roman"/>
          <w:b/>
          <w:bCs/>
          <w:sz w:val="20"/>
          <w:szCs w:val="20"/>
        </w:rPr>
        <w:t>B</w:t>
      </w:r>
      <w:r w:rsidR="00063418">
        <w:rPr>
          <w:rFonts w:ascii="Times New Roman" w:eastAsia="Times New Roman" w:hAnsi="Times New Roman" w:cs="Times New Roman"/>
          <w:sz w:val="20"/>
          <w:szCs w:val="20"/>
        </w:rPr>
        <w:t xml:space="preserve">) </w:t>
      </w:r>
      <w:r w:rsidR="008F75AD">
        <w:rPr>
          <w:rFonts w:ascii="Times New Roman" w:eastAsia="Times New Roman" w:hAnsi="Times New Roman" w:cs="Times New Roman"/>
          <w:sz w:val="20"/>
          <w:szCs w:val="20"/>
        </w:rPr>
        <w:t>Cumulative FRP (FRPc); (</w:t>
      </w:r>
      <w:r w:rsidR="008F75AD">
        <w:rPr>
          <w:rFonts w:ascii="Times New Roman" w:eastAsia="Times New Roman" w:hAnsi="Times New Roman" w:cs="Times New Roman"/>
          <w:b/>
          <w:bCs/>
          <w:sz w:val="20"/>
          <w:szCs w:val="20"/>
        </w:rPr>
        <w:t>C</w:t>
      </w:r>
      <w:r w:rsidR="008F75AD">
        <w:rPr>
          <w:rFonts w:ascii="Times New Roman" w:eastAsia="Times New Roman" w:hAnsi="Times New Roman" w:cs="Times New Roman"/>
          <w:sz w:val="20"/>
          <w:szCs w:val="20"/>
        </w:rPr>
        <w:t xml:space="preserve">) </w:t>
      </w:r>
      <w:r w:rsidR="00063418">
        <w:rPr>
          <w:rFonts w:ascii="Times New Roman" w:eastAsia="Times New Roman" w:hAnsi="Times New Roman" w:cs="Times New Roman"/>
          <w:sz w:val="20"/>
          <w:szCs w:val="20"/>
        </w:rPr>
        <w:t xml:space="preserve">Spatial effect of </w:t>
      </w:r>
      <w:r w:rsidR="008F75AD">
        <w:rPr>
          <w:rFonts w:ascii="Times New Roman" w:eastAsia="Times New Roman" w:hAnsi="Times New Roman" w:cs="Times New Roman"/>
          <w:sz w:val="20"/>
          <w:szCs w:val="20"/>
        </w:rPr>
        <w:t>FRPc</w:t>
      </w:r>
      <w:r w:rsidR="00295E79">
        <w:rPr>
          <w:rFonts w:ascii="Times New Roman" w:eastAsia="Times New Roman" w:hAnsi="Times New Roman" w:cs="Times New Roman"/>
          <w:sz w:val="20"/>
          <w:szCs w:val="20"/>
        </w:rPr>
        <w:t>; (</w:t>
      </w:r>
      <w:r w:rsidR="008F75AD">
        <w:rPr>
          <w:rFonts w:ascii="Times New Roman" w:eastAsia="Times New Roman" w:hAnsi="Times New Roman" w:cs="Times New Roman"/>
          <w:b/>
          <w:bCs/>
          <w:sz w:val="20"/>
          <w:szCs w:val="20"/>
        </w:rPr>
        <w:t>D</w:t>
      </w:r>
      <w:r w:rsidR="00295E79">
        <w:rPr>
          <w:rFonts w:ascii="Times New Roman" w:eastAsia="Times New Roman" w:hAnsi="Times New Roman" w:cs="Times New Roman"/>
          <w:sz w:val="20"/>
          <w:szCs w:val="20"/>
        </w:rPr>
        <w:t xml:space="preserve">) Uncertainty in the spatial effect of </w:t>
      </w:r>
      <w:r w:rsidR="008F75AD">
        <w:rPr>
          <w:rFonts w:ascii="Times New Roman" w:eastAsia="Times New Roman" w:hAnsi="Times New Roman" w:cs="Times New Roman"/>
          <w:sz w:val="20"/>
          <w:szCs w:val="20"/>
        </w:rPr>
        <w:t>FRPc</w:t>
      </w:r>
      <w:r w:rsidR="00295E79">
        <w:rPr>
          <w:rFonts w:ascii="Times New Roman" w:eastAsia="Times New Roman" w:hAnsi="Times New Roman" w:cs="Times New Roman"/>
          <w:sz w:val="20"/>
          <w:szCs w:val="20"/>
        </w:rPr>
        <w:t>; (</w:t>
      </w:r>
      <w:r w:rsidR="008F75AD">
        <w:rPr>
          <w:rFonts w:ascii="Times New Roman" w:eastAsia="Times New Roman" w:hAnsi="Times New Roman" w:cs="Times New Roman"/>
          <w:b/>
          <w:bCs/>
          <w:sz w:val="20"/>
          <w:szCs w:val="20"/>
        </w:rPr>
        <w:t>E</w:t>
      </w:r>
      <w:r w:rsidR="00295E79">
        <w:rPr>
          <w:rFonts w:ascii="Times New Roman" w:eastAsia="Times New Roman" w:hAnsi="Times New Roman" w:cs="Times New Roman"/>
          <w:sz w:val="20"/>
          <w:szCs w:val="20"/>
        </w:rPr>
        <w:t>)</w:t>
      </w:r>
      <w:r w:rsidR="008F75AD">
        <w:rPr>
          <w:rFonts w:ascii="Times New Roman" w:eastAsia="Times New Roman" w:hAnsi="Times New Roman" w:cs="Times New Roman"/>
          <w:sz w:val="20"/>
          <w:szCs w:val="20"/>
        </w:rPr>
        <w:t xml:space="preserve"> 90</w:t>
      </w:r>
      <w:r w:rsidR="008F75AD" w:rsidRPr="008F75AD">
        <w:rPr>
          <w:rFonts w:ascii="Times New Roman" w:eastAsia="Times New Roman" w:hAnsi="Times New Roman" w:cs="Times New Roman"/>
          <w:sz w:val="20"/>
          <w:szCs w:val="20"/>
          <w:vertAlign w:val="superscript"/>
        </w:rPr>
        <w:t>th</w:t>
      </w:r>
      <w:r w:rsidR="008F75AD">
        <w:rPr>
          <w:rFonts w:ascii="Times New Roman" w:eastAsia="Times New Roman" w:hAnsi="Times New Roman" w:cs="Times New Roman"/>
          <w:sz w:val="20"/>
          <w:szCs w:val="20"/>
        </w:rPr>
        <w:t xml:space="preserve"> percentile CBIbc;</w:t>
      </w:r>
      <w:r w:rsidR="00295E79">
        <w:rPr>
          <w:rFonts w:ascii="Times New Roman" w:eastAsia="Times New Roman" w:hAnsi="Times New Roman" w:cs="Times New Roman"/>
          <w:sz w:val="20"/>
          <w:szCs w:val="20"/>
        </w:rPr>
        <w:t xml:space="preserve"> </w:t>
      </w:r>
      <w:r w:rsidR="008F75AD">
        <w:rPr>
          <w:rFonts w:ascii="Times New Roman" w:eastAsia="Times New Roman" w:hAnsi="Times New Roman" w:cs="Times New Roman"/>
          <w:sz w:val="20"/>
          <w:szCs w:val="20"/>
        </w:rPr>
        <w:t>(</w:t>
      </w:r>
      <w:r w:rsidR="008F75AD" w:rsidRPr="008F75AD">
        <w:rPr>
          <w:rFonts w:ascii="Times New Roman" w:eastAsia="Times New Roman" w:hAnsi="Times New Roman" w:cs="Times New Roman"/>
          <w:b/>
          <w:bCs/>
          <w:sz w:val="20"/>
          <w:szCs w:val="20"/>
        </w:rPr>
        <w:t>F</w:t>
      </w:r>
      <w:r w:rsidR="008F75AD">
        <w:rPr>
          <w:rFonts w:ascii="Times New Roman" w:eastAsia="Times New Roman" w:hAnsi="Times New Roman" w:cs="Times New Roman"/>
          <w:sz w:val="20"/>
          <w:szCs w:val="20"/>
        </w:rPr>
        <w:t xml:space="preserve">) </w:t>
      </w:r>
      <w:r w:rsidR="00295E79" w:rsidRPr="008F75AD">
        <w:rPr>
          <w:rFonts w:ascii="Times New Roman" w:eastAsia="Times New Roman" w:hAnsi="Times New Roman" w:cs="Times New Roman"/>
          <w:sz w:val="20"/>
          <w:szCs w:val="20"/>
        </w:rPr>
        <w:t>Spatial</w:t>
      </w:r>
      <w:r w:rsidR="00295E79">
        <w:rPr>
          <w:rFonts w:ascii="Times New Roman" w:eastAsia="Times New Roman" w:hAnsi="Times New Roman" w:cs="Times New Roman"/>
          <w:sz w:val="20"/>
          <w:szCs w:val="20"/>
        </w:rPr>
        <w:t xml:space="preserve"> effect of </w:t>
      </w:r>
      <w:r w:rsidR="008F75AD">
        <w:rPr>
          <w:rFonts w:ascii="Times New Roman" w:eastAsia="Times New Roman" w:hAnsi="Times New Roman" w:cs="Times New Roman"/>
          <w:sz w:val="20"/>
          <w:szCs w:val="20"/>
        </w:rPr>
        <w:t>CBIbc</w:t>
      </w:r>
      <w:r w:rsidR="00295E79">
        <w:rPr>
          <w:rFonts w:ascii="Times New Roman" w:eastAsia="Times New Roman" w:hAnsi="Times New Roman" w:cs="Times New Roman"/>
          <w:sz w:val="20"/>
          <w:szCs w:val="20"/>
        </w:rPr>
        <w:t>; and</w:t>
      </w:r>
      <w:r w:rsidRPr="00860874">
        <w:rPr>
          <w:rFonts w:ascii="Times New Roman" w:eastAsia="Times New Roman" w:hAnsi="Times New Roman" w:cs="Times New Roman"/>
          <w:sz w:val="20"/>
          <w:szCs w:val="20"/>
        </w:rPr>
        <w:t xml:space="preserve"> </w:t>
      </w:r>
      <w:r w:rsidRPr="00860874">
        <w:rPr>
          <w:rFonts w:ascii="Times New Roman" w:eastAsia="Times New Roman" w:hAnsi="Times New Roman" w:cs="Times New Roman"/>
          <w:b/>
          <w:sz w:val="20"/>
          <w:szCs w:val="20"/>
        </w:rPr>
        <w:t>(</w:t>
      </w:r>
      <w:r w:rsidR="008F75AD">
        <w:rPr>
          <w:rFonts w:ascii="Times New Roman" w:eastAsia="Times New Roman" w:hAnsi="Times New Roman" w:cs="Times New Roman"/>
          <w:b/>
          <w:sz w:val="20"/>
          <w:szCs w:val="20"/>
        </w:rPr>
        <w:t>G</w:t>
      </w:r>
      <w:r w:rsidRPr="00860874">
        <w:rPr>
          <w:rFonts w:ascii="Times New Roman" w:eastAsia="Times New Roman" w:hAnsi="Times New Roman" w:cs="Times New Roman"/>
          <w:b/>
          <w:sz w:val="20"/>
          <w:szCs w:val="20"/>
        </w:rPr>
        <w:t>)</w:t>
      </w:r>
      <w:r w:rsidRPr="00860874">
        <w:rPr>
          <w:rFonts w:ascii="Times New Roman" w:eastAsia="Times New Roman" w:hAnsi="Times New Roman" w:cs="Times New Roman"/>
          <w:sz w:val="20"/>
          <w:szCs w:val="20"/>
        </w:rPr>
        <w:t xml:space="preserve"> </w:t>
      </w:r>
      <w:r w:rsidR="009400CC">
        <w:rPr>
          <w:rFonts w:ascii="Times New Roman" w:eastAsia="Times New Roman" w:hAnsi="Times New Roman" w:cs="Times New Roman"/>
          <w:sz w:val="20"/>
          <w:szCs w:val="20"/>
        </w:rPr>
        <w:t xml:space="preserve">Uncertainty in the spatial effect of </w:t>
      </w:r>
      <w:r w:rsidR="008F75AD">
        <w:rPr>
          <w:rFonts w:ascii="Times New Roman" w:eastAsia="Times New Roman" w:hAnsi="Times New Roman" w:cs="Times New Roman"/>
          <w:sz w:val="20"/>
          <w:szCs w:val="20"/>
        </w:rPr>
        <w:t>CBIbc</w:t>
      </w:r>
      <w:r w:rsidR="009400CC">
        <w:rPr>
          <w:rFonts w:ascii="Times New Roman" w:eastAsia="Times New Roman" w:hAnsi="Times New Roman" w:cs="Times New Roman"/>
          <w:sz w:val="20"/>
          <w:szCs w:val="20"/>
        </w:rPr>
        <w:t xml:space="preserve">. </w:t>
      </w:r>
      <w:r w:rsidR="00ED0C15">
        <w:rPr>
          <w:rFonts w:ascii="Times New Roman" w:eastAsia="Times New Roman" w:hAnsi="Times New Roman" w:cs="Times New Roman"/>
          <w:sz w:val="20"/>
          <w:szCs w:val="20"/>
        </w:rPr>
        <w:t>Tighter</w:t>
      </w:r>
      <w:r w:rsidRPr="00860874">
        <w:rPr>
          <w:rFonts w:ascii="Times New Roman" w:eastAsia="Times New Roman" w:hAnsi="Times New Roman" w:cs="Times New Roman"/>
          <w:sz w:val="20"/>
          <w:szCs w:val="20"/>
        </w:rPr>
        <w:t xml:space="preserve"> spatial clustering</w:t>
      </w:r>
      <w:r w:rsidR="00ED0C15">
        <w:rPr>
          <w:rFonts w:ascii="Times New Roman" w:eastAsia="Times New Roman" w:hAnsi="Times New Roman" w:cs="Times New Roman"/>
          <w:sz w:val="20"/>
          <w:szCs w:val="20"/>
        </w:rPr>
        <w:t xml:space="preserve"> was observed for FRPc compared to CBIbc</w:t>
      </w:r>
      <w:r w:rsidRPr="00860874">
        <w:rPr>
          <w:rFonts w:ascii="Times New Roman" w:eastAsia="Times New Roman" w:hAnsi="Times New Roman" w:cs="Times New Roman"/>
          <w:sz w:val="20"/>
          <w:szCs w:val="20"/>
        </w:rPr>
        <w:t>, and spatial dependence is strongest with</w:t>
      </w:r>
      <w:r w:rsidR="00ED0C15">
        <w:rPr>
          <w:rFonts w:ascii="Times New Roman" w:eastAsia="Times New Roman" w:hAnsi="Times New Roman" w:cs="Times New Roman"/>
          <w:sz w:val="20"/>
          <w:szCs w:val="20"/>
        </w:rPr>
        <w:t>in</w:t>
      </w:r>
      <w:r w:rsidRPr="00860874">
        <w:rPr>
          <w:rFonts w:ascii="Times New Roman" w:eastAsia="Times New Roman" w:hAnsi="Times New Roman" w:cs="Times New Roman"/>
          <w:sz w:val="20"/>
          <w:szCs w:val="20"/>
        </w:rPr>
        <w:t xml:space="preserve"> ~1.4 km indicating fine</w:t>
      </w:r>
      <w:r w:rsidR="00F23123">
        <w:rPr>
          <w:rFonts w:ascii="Times New Roman" w:eastAsia="Times New Roman" w:hAnsi="Times New Roman" w:cs="Times New Roman"/>
          <w:sz w:val="20"/>
          <w:szCs w:val="20"/>
        </w:rPr>
        <w:t>r</w:t>
      </w:r>
      <w:r w:rsidRPr="00860874">
        <w:rPr>
          <w:rFonts w:ascii="Times New Roman" w:eastAsia="Times New Roman" w:hAnsi="Times New Roman" w:cs="Times New Roman"/>
          <w:sz w:val="20"/>
          <w:szCs w:val="20"/>
        </w:rPr>
        <w:t xml:space="preserve">-scale spatial </w:t>
      </w:r>
      <w:r w:rsidR="00F23123">
        <w:rPr>
          <w:rFonts w:ascii="Times New Roman" w:eastAsia="Times New Roman" w:hAnsi="Times New Roman" w:cs="Times New Roman"/>
          <w:sz w:val="20"/>
          <w:szCs w:val="20"/>
        </w:rPr>
        <w:t>patterns</w:t>
      </w:r>
      <w:r w:rsidRPr="00860874">
        <w:rPr>
          <w:rFonts w:ascii="Times New Roman" w:eastAsia="Times New Roman" w:hAnsi="Times New Roman" w:cs="Times New Roman"/>
          <w:sz w:val="20"/>
          <w:szCs w:val="20"/>
        </w:rPr>
        <w:t>. The Williams Fork Fire burned approximately 14,833 acres and emitted a cumulative FRP of 3071.13 W/km</w:t>
      </w:r>
      <w:r w:rsidRPr="00860874">
        <w:rPr>
          <w:rFonts w:ascii="Times New Roman" w:eastAsia="Times New Roman" w:hAnsi="Times New Roman" w:cs="Times New Roman"/>
          <w:sz w:val="20"/>
          <w:szCs w:val="20"/>
          <w:vertAlign w:val="superscript"/>
        </w:rPr>
        <w:t>2</w:t>
      </w:r>
      <w:r w:rsidRPr="00860874">
        <w:rPr>
          <w:rFonts w:ascii="Times New Roman" w:eastAsia="Times New Roman" w:hAnsi="Times New Roman" w:cs="Times New Roman"/>
          <w:sz w:val="20"/>
          <w:szCs w:val="20"/>
        </w:rPr>
        <w:t xml:space="preserve"> (ranked 14</w:t>
      </w:r>
      <w:r w:rsidRPr="00860874">
        <w:rPr>
          <w:rFonts w:ascii="Times New Roman" w:eastAsia="Times New Roman" w:hAnsi="Times New Roman" w:cs="Times New Roman"/>
          <w:sz w:val="20"/>
          <w:szCs w:val="20"/>
          <w:vertAlign w:val="superscript"/>
        </w:rPr>
        <w:t>th</w:t>
      </w:r>
      <w:r w:rsidRPr="00860874">
        <w:rPr>
          <w:rFonts w:ascii="Times New Roman" w:eastAsia="Times New Roman" w:hAnsi="Times New Roman" w:cs="Times New Roman"/>
          <w:sz w:val="20"/>
          <w:szCs w:val="20"/>
        </w:rPr>
        <w:t xml:space="preserve"> overall) based on VIIRS active fire detections. </w:t>
      </w:r>
    </w:p>
    <w:p w14:paraId="32A96E0A" w14:textId="77777777" w:rsidR="00475F04" w:rsidRPr="00860874" w:rsidRDefault="003B4489" w:rsidP="009400CC">
      <w:pPr>
        <w:pStyle w:val="Heading1"/>
        <w:numPr>
          <w:ilvl w:val="0"/>
          <w:numId w:val="2"/>
        </w:numPr>
        <w:spacing w:before="240" w:after="120"/>
        <w:ind w:left="360"/>
      </w:pPr>
      <w:bookmarkStart w:id="22" w:name="_xsfke6bnezin" w:colFirst="0" w:colLast="0"/>
      <w:bookmarkEnd w:id="22"/>
      <w:r w:rsidRPr="00860874">
        <w:t>Discussion</w:t>
      </w:r>
    </w:p>
    <w:p w14:paraId="32A96E0C" w14:textId="0216DB63"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Significant differences </w:t>
      </w:r>
      <w:r w:rsidR="00EE0C4A">
        <w:rPr>
          <w:rFonts w:ascii="Times New Roman" w:eastAsia="Times New Roman" w:hAnsi="Times New Roman" w:cs="Times New Roman"/>
        </w:rPr>
        <w:t xml:space="preserve">between </w:t>
      </w:r>
      <w:r w:rsidRPr="00860874">
        <w:rPr>
          <w:rFonts w:ascii="Times New Roman" w:eastAsia="Times New Roman" w:hAnsi="Times New Roman" w:cs="Times New Roman"/>
        </w:rPr>
        <w:t>FRP</w:t>
      </w:r>
      <w:r w:rsidR="00BE6D7F">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BE6D7F">
        <w:rPr>
          <w:rFonts w:ascii="Times New Roman" w:eastAsia="Times New Roman" w:hAnsi="Times New Roman" w:cs="Times New Roman"/>
        </w:rPr>
        <w:t>bc</w:t>
      </w:r>
      <w:r w:rsidRPr="00860874">
        <w:rPr>
          <w:rFonts w:ascii="Times New Roman" w:eastAsia="Times New Roman" w:hAnsi="Times New Roman" w:cs="Times New Roman"/>
        </w:rPr>
        <w:t xml:space="preserve"> relative to aspen emerged across forest types</w:t>
      </w:r>
      <w:r w:rsidR="00EE0C4A">
        <w:rPr>
          <w:rFonts w:ascii="Times New Roman" w:eastAsia="Times New Roman" w:hAnsi="Times New Roman" w:cs="Times New Roman"/>
        </w:rPr>
        <w:t xml:space="preserve"> </w:t>
      </w:r>
      <w:r w:rsidRPr="00860874">
        <w:rPr>
          <w:rFonts w:ascii="Times New Roman" w:eastAsia="Times New Roman" w:hAnsi="Times New Roman" w:cs="Times New Roman"/>
        </w:rPr>
        <w:t>in the Southern Rockies during recent</w:t>
      </w:r>
      <w:r w:rsidR="00E14A6B">
        <w:rPr>
          <w:rFonts w:ascii="Times New Roman" w:eastAsia="Times New Roman" w:hAnsi="Times New Roman" w:cs="Times New Roman"/>
        </w:rPr>
        <w:t xml:space="preserve"> </w:t>
      </w:r>
      <w:r w:rsidR="00E14A6B" w:rsidRPr="00860874">
        <w:rPr>
          <w:rFonts w:ascii="Times New Roman" w:eastAsia="Times New Roman" w:hAnsi="Times New Roman" w:cs="Times New Roman"/>
        </w:rPr>
        <w:t>wildfires</w:t>
      </w:r>
      <w:r w:rsidRPr="00860874">
        <w:rPr>
          <w:rFonts w:ascii="Times New Roman" w:eastAsia="Times New Roman" w:hAnsi="Times New Roman" w:cs="Times New Roman"/>
        </w:rPr>
        <w:t xml:space="preserve">. </w:t>
      </w:r>
      <w:r w:rsidR="00426E3C">
        <w:rPr>
          <w:rFonts w:ascii="Times New Roman" w:eastAsia="Times New Roman" w:hAnsi="Times New Roman" w:cs="Times New Roman"/>
        </w:rPr>
        <w:t>In the context of fire heat and post-fire severity, aspen forest</w:t>
      </w:r>
      <w:r w:rsidR="00B6476F">
        <w:rPr>
          <w:rFonts w:ascii="Times New Roman" w:eastAsia="Times New Roman" w:hAnsi="Times New Roman" w:cs="Times New Roman"/>
        </w:rPr>
        <w:t xml:space="preserve"> composition and structure had significant moderating effects</w:t>
      </w:r>
      <w:r w:rsidR="00C93308">
        <w:rPr>
          <w:rFonts w:ascii="Times New Roman" w:eastAsia="Times New Roman" w:hAnsi="Times New Roman" w:cs="Times New Roman"/>
        </w:rPr>
        <w:t xml:space="preserve"> compared to other </w:t>
      </w:r>
      <w:r w:rsidR="00AD4F51">
        <w:rPr>
          <w:rFonts w:ascii="Times New Roman" w:eastAsia="Times New Roman" w:hAnsi="Times New Roman" w:cs="Times New Roman"/>
        </w:rPr>
        <w:t>common</w:t>
      </w:r>
      <w:r w:rsidR="00C93308">
        <w:rPr>
          <w:rFonts w:ascii="Times New Roman" w:eastAsia="Times New Roman" w:hAnsi="Times New Roman" w:cs="Times New Roman"/>
        </w:rPr>
        <w:t xml:space="preserve"> forest types. For example, we found that </w:t>
      </w:r>
      <w:r w:rsidR="00742444">
        <w:rPr>
          <w:rFonts w:ascii="Times New Roman" w:eastAsia="Times New Roman" w:hAnsi="Times New Roman" w:cs="Times New Roman"/>
        </w:rPr>
        <w:t xml:space="preserve">compared to </w:t>
      </w:r>
      <w:r w:rsidR="00584655">
        <w:rPr>
          <w:rFonts w:ascii="Times New Roman" w:eastAsia="Times New Roman" w:hAnsi="Times New Roman" w:cs="Times New Roman"/>
        </w:rPr>
        <w:t xml:space="preserve">predominantly </w:t>
      </w:r>
      <w:r w:rsidR="00742444">
        <w:rPr>
          <w:rFonts w:ascii="Times New Roman" w:eastAsia="Times New Roman" w:hAnsi="Times New Roman" w:cs="Times New Roman"/>
        </w:rPr>
        <w:t xml:space="preserve">lodgepole pine forests, aspen radiated </w:t>
      </w:r>
      <w:r w:rsidR="0057711D">
        <w:rPr>
          <w:rFonts w:ascii="Times New Roman" w:eastAsia="Times New Roman" w:hAnsi="Times New Roman" w:cs="Times New Roman"/>
        </w:rPr>
        <w:t>an average of 31.5</w:t>
      </w:r>
      <w:r w:rsidR="00742444">
        <w:rPr>
          <w:rFonts w:ascii="Times New Roman" w:eastAsia="Times New Roman" w:hAnsi="Times New Roman" w:cs="Times New Roman"/>
        </w:rPr>
        <w:t xml:space="preserve">% </w:t>
      </w:r>
      <w:r w:rsidR="0057711D">
        <w:rPr>
          <w:rFonts w:ascii="Times New Roman" w:eastAsia="Times New Roman" w:hAnsi="Times New Roman" w:cs="Times New Roman"/>
        </w:rPr>
        <w:t>lower</w:t>
      </w:r>
      <w:r w:rsidR="00742444">
        <w:rPr>
          <w:rFonts w:ascii="Times New Roman" w:eastAsia="Times New Roman" w:hAnsi="Times New Roman" w:cs="Times New Roman"/>
        </w:rPr>
        <w:t xml:space="preserve"> FR</w:t>
      </w:r>
      <w:r w:rsidR="00AA5A77">
        <w:rPr>
          <w:rFonts w:ascii="Times New Roman" w:eastAsia="Times New Roman" w:hAnsi="Times New Roman" w:cs="Times New Roman"/>
        </w:rPr>
        <w:t>P</w:t>
      </w:r>
      <w:r w:rsidR="00AD4F51">
        <w:rPr>
          <w:rFonts w:ascii="Times New Roman" w:eastAsia="Times New Roman" w:hAnsi="Times New Roman" w:cs="Times New Roman"/>
        </w:rPr>
        <w:t>c</w:t>
      </w:r>
      <w:r w:rsidR="00AA5A77">
        <w:rPr>
          <w:rFonts w:ascii="Times New Roman" w:eastAsia="Times New Roman" w:hAnsi="Times New Roman" w:cs="Times New Roman"/>
        </w:rPr>
        <w:t xml:space="preserve"> and </w:t>
      </w:r>
      <w:r w:rsidR="0057711D">
        <w:rPr>
          <w:rFonts w:ascii="Times New Roman" w:eastAsia="Times New Roman" w:hAnsi="Times New Roman" w:cs="Times New Roman"/>
        </w:rPr>
        <w:t xml:space="preserve">an average of </w:t>
      </w:r>
      <w:r w:rsidR="006F1A79">
        <w:rPr>
          <w:rFonts w:ascii="Times New Roman" w:eastAsia="Times New Roman" w:hAnsi="Times New Roman" w:cs="Times New Roman"/>
        </w:rPr>
        <w:t>18.7</w:t>
      </w:r>
      <w:r w:rsidR="008350AD">
        <w:rPr>
          <w:rFonts w:ascii="Times New Roman" w:eastAsia="Times New Roman" w:hAnsi="Times New Roman" w:cs="Times New Roman"/>
        </w:rPr>
        <w:t>% lower CBIbc</w:t>
      </w:r>
      <w:r w:rsidR="00D54FB2">
        <w:rPr>
          <w:rFonts w:ascii="Times New Roman" w:eastAsia="Times New Roman" w:hAnsi="Times New Roman" w:cs="Times New Roman"/>
        </w:rPr>
        <w:t>. In this forest type</w:t>
      </w:r>
      <w:r w:rsidR="006C4535">
        <w:rPr>
          <w:rFonts w:ascii="Times New Roman" w:eastAsia="Times New Roman" w:hAnsi="Times New Roman" w:cs="Times New Roman"/>
        </w:rPr>
        <w:t xml:space="preserve">, and where lodgepole and aspen co-occur, </w:t>
      </w:r>
      <w:r w:rsidR="004F03F0">
        <w:rPr>
          <w:rFonts w:ascii="Times New Roman" w:eastAsia="Times New Roman" w:hAnsi="Times New Roman" w:cs="Times New Roman"/>
        </w:rPr>
        <w:t xml:space="preserve">every unit increase in proportional live basal area </w:t>
      </w:r>
      <w:r w:rsidR="00D54FB2">
        <w:rPr>
          <w:rFonts w:ascii="Times New Roman" w:eastAsia="Times New Roman" w:hAnsi="Times New Roman" w:cs="Times New Roman"/>
        </w:rPr>
        <w:t>decrease</w:t>
      </w:r>
      <w:r w:rsidR="001E6DFA">
        <w:rPr>
          <w:rFonts w:ascii="Times New Roman" w:eastAsia="Times New Roman" w:hAnsi="Times New Roman" w:cs="Times New Roman"/>
        </w:rPr>
        <w:t>d</w:t>
      </w:r>
      <w:r w:rsidR="00D54FB2">
        <w:rPr>
          <w:rFonts w:ascii="Times New Roman" w:eastAsia="Times New Roman" w:hAnsi="Times New Roman" w:cs="Times New Roman"/>
        </w:rPr>
        <w:t xml:space="preserve"> FRP</w:t>
      </w:r>
      <w:r w:rsidR="00E4217A">
        <w:rPr>
          <w:rFonts w:ascii="Times New Roman" w:eastAsia="Times New Roman" w:hAnsi="Times New Roman" w:cs="Times New Roman"/>
        </w:rPr>
        <w:t>c</w:t>
      </w:r>
      <w:r w:rsidR="00D54FB2">
        <w:rPr>
          <w:rFonts w:ascii="Times New Roman" w:eastAsia="Times New Roman" w:hAnsi="Times New Roman" w:cs="Times New Roman"/>
        </w:rPr>
        <w:t xml:space="preserve"> by X W</w:t>
      </w:r>
      <w:r w:rsidR="001F19A8">
        <w:rPr>
          <w:rFonts w:ascii="Times New Roman" w:eastAsia="Times New Roman" w:hAnsi="Times New Roman" w:cs="Times New Roman"/>
        </w:rPr>
        <w:t>/km</w:t>
      </w:r>
      <w:r w:rsidR="001F19A8" w:rsidRPr="0059747B">
        <w:rPr>
          <w:rFonts w:ascii="Times New Roman" w:eastAsia="Times New Roman" w:hAnsi="Times New Roman" w:cs="Times New Roman"/>
          <w:vertAlign w:val="superscript"/>
        </w:rPr>
        <w:t>2</w:t>
      </w:r>
      <w:r w:rsidR="001F19A8">
        <w:rPr>
          <w:rFonts w:ascii="Times New Roman" w:eastAsia="Times New Roman" w:hAnsi="Times New Roman" w:cs="Times New Roman"/>
        </w:rPr>
        <w:t xml:space="preserve"> </w:t>
      </w:r>
      <w:r w:rsidR="00DA7FFD">
        <w:rPr>
          <w:rFonts w:ascii="Times New Roman" w:eastAsia="Times New Roman" w:hAnsi="Times New Roman" w:cs="Times New Roman"/>
        </w:rPr>
        <w:t>and the mediating effect of fire weather was weakest</w:t>
      </w:r>
      <w:r w:rsidR="00C7429E">
        <w:rPr>
          <w:rFonts w:ascii="Times New Roman" w:eastAsia="Times New Roman" w:hAnsi="Times New Roman" w:cs="Times New Roman"/>
        </w:rPr>
        <w:t xml:space="preserve"> (-X% reduction in effect)</w:t>
      </w:r>
      <w:r w:rsidR="00DA7FFD">
        <w:rPr>
          <w:rFonts w:ascii="Times New Roman" w:eastAsia="Times New Roman" w:hAnsi="Times New Roman" w:cs="Times New Roman"/>
        </w:rPr>
        <w:t xml:space="preserve">, </w:t>
      </w:r>
      <w:r w:rsidR="007D5A12">
        <w:rPr>
          <w:rFonts w:ascii="Times New Roman" w:eastAsia="Times New Roman" w:hAnsi="Times New Roman" w:cs="Times New Roman"/>
        </w:rPr>
        <w:t>highlighting</w:t>
      </w:r>
      <w:r w:rsidR="00DA7FFD">
        <w:rPr>
          <w:rFonts w:ascii="Times New Roman" w:eastAsia="Times New Roman" w:hAnsi="Times New Roman" w:cs="Times New Roman"/>
        </w:rPr>
        <w:t xml:space="preserve"> </w:t>
      </w:r>
      <w:r w:rsidR="007D5A12">
        <w:rPr>
          <w:rFonts w:ascii="Times New Roman" w:eastAsia="Times New Roman" w:hAnsi="Times New Roman" w:cs="Times New Roman"/>
        </w:rPr>
        <w:t>the capacity for aspen to reduce fire heat in lodgepole forests even under more extreme conditions</w:t>
      </w:r>
      <w:r w:rsidR="001F19A8">
        <w:rPr>
          <w:rFonts w:ascii="Times New Roman" w:eastAsia="Times New Roman" w:hAnsi="Times New Roman" w:cs="Times New Roman"/>
        </w:rPr>
        <w:t xml:space="preserve">. </w:t>
      </w:r>
      <w:r w:rsidR="00CC486F">
        <w:rPr>
          <w:rFonts w:ascii="Times New Roman" w:eastAsia="Times New Roman" w:hAnsi="Times New Roman" w:cs="Times New Roman"/>
        </w:rPr>
        <w:t>The results of this study have widespread implications for forest and fire management in the context of fire hazards</w:t>
      </w:r>
      <w:r w:rsidR="003C488E">
        <w:rPr>
          <w:rFonts w:ascii="Times New Roman" w:eastAsia="Times New Roman" w:hAnsi="Times New Roman" w:cs="Times New Roman"/>
        </w:rPr>
        <w:t>, suppression and response,</w:t>
      </w:r>
      <w:r w:rsidR="00CC486F">
        <w:rPr>
          <w:rFonts w:ascii="Times New Roman" w:eastAsia="Times New Roman" w:hAnsi="Times New Roman" w:cs="Times New Roman"/>
        </w:rPr>
        <w:t xml:space="preserve"> and fuels </w:t>
      </w:r>
      <w:r w:rsidR="003C488E">
        <w:rPr>
          <w:rFonts w:ascii="Times New Roman" w:eastAsia="Times New Roman" w:hAnsi="Times New Roman" w:cs="Times New Roman"/>
        </w:rPr>
        <w:t>treatments.</w:t>
      </w:r>
      <w:r w:rsidR="00553D93">
        <w:rPr>
          <w:rFonts w:ascii="Times New Roman" w:eastAsia="Times New Roman" w:hAnsi="Times New Roman" w:cs="Times New Roman"/>
        </w:rPr>
        <w:t xml:space="preserve"> We demonstrate a novel application of FRP as a proxy for fire intensity</w:t>
      </w:r>
      <w:r w:rsidR="001A2870">
        <w:rPr>
          <w:rFonts w:ascii="Times New Roman" w:eastAsia="Times New Roman" w:hAnsi="Times New Roman" w:cs="Times New Roman"/>
        </w:rPr>
        <w:t xml:space="preserve"> and successfully harmonize this with satellite-derive burn severity, imputed wall-to-wall forest inventory data, and characteristics of topography and weather to elucidate the biotic and abiotic controls on fire heat and post-fire ecosystem impacts.</w:t>
      </w:r>
      <w:r w:rsidRPr="00860874">
        <w:rPr>
          <w:rFonts w:ascii="Times New Roman" w:eastAsia="Times New Roman" w:hAnsi="Times New Roman" w:cs="Times New Roman"/>
        </w:rPr>
        <w:t xml:space="preserve"> </w:t>
      </w:r>
    </w:p>
    <w:p w14:paraId="1AE27FAB" w14:textId="0F795384" w:rsidR="001E6DFA" w:rsidRDefault="003B4489">
      <w:pPr>
        <w:pStyle w:val="Heading2"/>
      </w:pPr>
      <w:bookmarkStart w:id="23" w:name="_lkkhuqna078q" w:colFirst="0" w:colLast="0"/>
      <w:bookmarkEnd w:id="23"/>
      <w:r w:rsidRPr="00860874">
        <w:t xml:space="preserve">4.1. </w:t>
      </w:r>
      <w:r w:rsidR="001E6DFA">
        <w:t>A</w:t>
      </w:r>
      <w:r w:rsidRPr="00860874">
        <w:t xml:space="preserve">spen </w:t>
      </w:r>
      <w:r w:rsidR="001E6DFA">
        <w:t>turns down the heat</w:t>
      </w:r>
      <w:r w:rsidR="00946FB5">
        <w:t xml:space="preserve"> during recent wildfires</w:t>
      </w:r>
    </w:p>
    <w:p w14:paraId="28D17F1B" w14:textId="12C9AA89" w:rsidR="0071155B" w:rsidRPr="00233A41" w:rsidRDefault="007512EC">
      <w:pPr>
        <w:spacing w:before="120" w:after="120"/>
        <w:rPr>
          <w:rFonts w:ascii="Times New Roman" w:eastAsia="Times New Roman" w:hAnsi="Times New Roman" w:cs="Times New Roman"/>
        </w:rPr>
      </w:pPr>
      <w:r>
        <w:rPr>
          <w:rFonts w:ascii="Times New Roman" w:eastAsia="Times New Roman" w:hAnsi="Times New Roman" w:cs="Times New Roman"/>
        </w:rPr>
        <w:t>A</w:t>
      </w:r>
      <w:r w:rsidR="003B4489" w:rsidRPr="00860874">
        <w:rPr>
          <w:rFonts w:ascii="Times New Roman" w:eastAsia="Times New Roman" w:hAnsi="Times New Roman" w:cs="Times New Roman"/>
        </w:rPr>
        <w:t xml:space="preserve">spen </w:t>
      </w:r>
      <w:r w:rsidR="00823991">
        <w:rPr>
          <w:rFonts w:ascii="Times New Roman" w:eastAsia="Times New Roman" w:hAnsi="Times New Roman" w:cs="Times New Roman"/>
        </w:rPr>
        <w:t>forests</w:t>
      </w:r>
      <w:r w:rsidR="003B4489" w:rsidRPr="00860874">
        <w:rPr>
          <w:rFonts w:ascii="Times New Roman" w:eastAsia="Times New Roman" w:hAnsi="Times New Roman" w:cs="Times New Roman"/>
        </w:rPr>
        <w:t xml:space="preserve"> had a strong moderating effect on both FRP</w:t>
      </w:r>
      <w:r w:rsidR="003A52C6">
        <w:rPr>
          <w:rFonts w:ascii="Times New Roman" w:eastAsia="Times New Roman" w:hAnsi="Times New Roman" w:cs="Times New Roman"/>
        </w:rPr>
        <w:t>c</w:t>
      </w:r>
      <w:r w:rsidR="003B4489" w:rsidRPr="00860874">
        <w:rPr>
          <w:rFonts w:ascii="Times New Roman" w:eastAsia="Times New Roman" w:hAnsi="Times New Roman" w:cs="Times New Roman"/>
        </w:rPr>
        <w:t xml:space="preserve"> and CBI</w:t>
      </w:r>
      <w:r w:rsidR="003A52C6">
        <w:rPr>
          <w:rFonts w:ascii="Times New Roman" w:eastAsia="Times New Roman" w:hAnsi="Times New Roman" w:cs="Times New Roman"/>
        </w:rPr>
        <w:t>bc</w:t>
      </w:r>
      <w:r w:rsidR="003B4489" w:rsidRPr="00860874">
        <w:rPr>
          <w:rFonts w:ascii="Times New Roman" w:eastAsia="Times New Roman" w:hAnsi="Times New Roman" w:cs="Times New Roman"/>
        </w:rPr>
        <w:t>, especially</w:t>
      </w:r>
      <w:r w:rsidR="003A52C6">
        <w:rPr>
          <w:rFonts w:ascii="Times New Roman" w:eastAsia="Times New Roman" w:hAnsi="Times New Roman" w:cs="Times New Roman"/>
        </w:rPr>
        <w:t xml:space="preserve"> where it was the dominant forest </w:t>
      </w:r>
      <w:r w:rsidR="007A334F">
        <w:rPr>
          <w:rFonts w:ascii="Times New Roman" w:eastAsia="Times New Roman" w:hAnsi="Times New Roman" w:cs="Times New Roman"/>
        </w:rPr>
        <w:t>cover</w:t>
      </w:r>
      <w:r w:rsidR="003B4489" w:rsidRPr="00860874">
        <w:rPr>
          <w:rFonts w:ascii="Times New Roman" w:eastAsia="Times New Roman" w:hAnsi="Times New Roman" w:cs="Times New Roman"/>
        </w:rPr>
        <w:t>.</w:t>
      </w:r>
      <w:r w:rsidR="0071155B">
        <w:rPr>
          <w:rFonts w:ascii="Times New Roman" w:eastAsia="Times New Roman" w:hAnsi="Times New Roman" w:cs="Times New Roman"/>
        </w:rPr>
        <w:t xml:space="preserve"> </w:t>
      </w:r>
      <w:r w:rsidR="00204CCA">
        <w:rPr>
          <w:rFonts w:ascii="Times New Roman" w:eastAsia="Times New Roman" w:hAnsi="Times New Roman" w:cs="Times New Roman"/>
        </w:rPr>
        <w:t xml:space="preserve">Lodgepole pine, Douglas-fir, ponderosa pine, and spruce-fir forests types all </w:t>
      </w:r>
      <w:r w:rsidR="00204CCA">
        <w:rPr>
          <w:rFonts w:ascii="Times New Roman" w:eastAsia="Times New Roman" w:hAnsi="Times New Roman" w:cs="Times New Roman"/>
        </w:rPr>
        <w:lastRenderedPageBreak/>
        <w:t>exhibited significantly higher FRPc</w:t>
      </w:r>
      <w:r w:rsidR="0084469D">
        <w:rPr>
          <w:rFonts w:ascii="Times New Roman" w:eastAsia="Times New Roman" w:hAnsi="Times New Roman" w:cs="Times New Roman"/>
        </w:rPr>
        <w:t xml:space="preserve"> (+X-X%)</w:t>
      </w:r>
      <w:r w:rsidR="00204CCA">
        <w:rPr>
          <w:rFonts w:ascii="Times New Roman" w:eastAsia="Times New Roman" w:hAnsi="Times New Roman" w:cs="Times New Roman"/>
        </w:rPr>
        <w:t xml:space="preserve"> and CBIbc</w:t>
      </w:r>
      <w:r w:rsidR="0084469D">
        <w:rPr>
          <w:rFonts w:ascii="Times New Roman" w:eastAsia="Times New Roman" w:hAnsi="Times New Roman" w:cs="Times New Roman"/>
        </w:rPr>
        <w:t xml:space="preserve"> (+X-X%)</w:t>
      </w:r>
      <w:r w:rsidR="0089148C">
        <w:rPr>
          <w:rFonts w:ascii="Times New Roman" w:eastAsia="Times New Roman" w:hAnsi="Times New Roman" w:cs="Times New Roman"/>
        </w:rPr>
        <w:t xml:space="preserve"> relative to aspen while accounting for</w:t>
      </w:r>
      <w:r w:rsidR="000A2E15">
        <w:rPr>
          <w:rFonts w:ascii="Times New Roman" w:eastAsia="Times New Roman" w:hAnsi="Times New Roman" w:cs="Times New Roman"/>
        </w:rPr>
        <w:t xml:space="preserve"> other landscape and climatic effects such as</w:t>
      </w:r>
      <w:r w:rsidR="0089148C">
        <w:rPr>
          <w:rFonts w:ascii="Times New Roman" w:eastAsia="Times New Roman" w:hAnsi="Times New Roman" w:cs="Times New Roman"/>
        </w:rPr>
        <w:t xml:space="preserve"> </w:t>
      </w:r>
      <w:r w:rsidR="0084469D">
        <w:rPr>
          <w:rFonts w:ascii="Times New Roman" w:eastAsia="Times New Roman" w:hAnsi="Times New Roman" w:cs="Times New Roman"/>
        </w:rPr>
        <w:t xml:space="preserve">forest composition and structure, fire weather, and topography. </w:t>
      </w:r>
      <w:r w:rsidR="0022155B">
        <w:rPr>
          <w:rFonts w:ascii="Times New Roman" w:eastAsia="Times New Roman" w:hAnsi="Times New Roman" w:cs="Times New Roman"/>
        </w:rPr>
        <w:t>This result aligns with expectations of fire activity in aspen forests</w:t>
      </w:r>
      <w:r w:rsidR="00E63AD9">
        <w:rPr>
          <w:rFonts w:ascii="Times New Roman" w:eastAsia="Times New Roman" w:hAnsi="Times New Roman" w:cs="Times New Roman"/>
        </w:rPr>
        <w:t>, which is generally considered to be lower than adjacent conifer forest types (</w:t>
      </w:r>
      <w:r w:rsidR="00E63AD9">
        <w:rPr>
          <w:rFonts w:ascii="Times New Roman" w:eastAsia="Times New Roman" w:hAnsi="Times New Roman" w:cs="Times New Roman"/>
          <w:i/>
          <w:iCs/>
        </w:rPr>
        <w:t>refs</w:t>
      </w:r>
      <w:r w:rsidR="00E63AD9">
        <w:rPr>
          <w:rFonts w:ascii="Times New Roman" w:eastAsia="Times New Roman" w:hAnsi="Times New Roman" w:cs="Times New Roman"/>
        </w:rPr>
        <w:t xml:space="preserve">). </w:t>
      </w:r>
      <w:r w:rsidR="00F4650C">
        <w:rPr>
          <w:rFonts w:ascii="Times New Roman" w:eastAsia="Times New Roman" w:hAnsi="Times New Roman" w:cs="Times New Roman"/>
        </w:rPr>
        <w:t xml:space="preserve">Previous studies have shown that fire activity is determined also by aspen stand structure and function type (e.g., </w:t>
      </w:r>
      <w:r w:rsidR="00233A41">
        <w:rPr>
          <w:rFonts w:ascii="Times New Roman" w:eastAsia="Times New Roman" w:hAnsi="Times New Roman" w:cs="Times New Roman"/>
        </w:rPr>
        <w:t>seral or stable), where pure/stable stands are less likely to burn than mixed/seral stands</w:t>
      </w:r>
      <w:r w:rsidR="003918E3">
        <w:rPr>
          <w:rFonts w:ascii="Times New Roman" w:eastAsia="Times New Roman" w:hAnsi="Times New Roman" w:cs="Times New Roman"/>
        </w:rPr>
        <w:t xml:space="preserve">. Our results indicate that this is likely true during recent wildfires in the Southern Rockies, with a X% reduction FRPc </w:t>
      </w:r>
      <w:r w:rsidR="00AF2015">
        <w:rPr>
          <w:rFonts w:ascii="Times New Roman" w:eastAsia="Times New Roman" w:hAnsi="Times New Roman" w:cs="Times New Roman"/>
        </w:rPr>
        <w:t>for every unit increase in aspen percent cover (</w:t>
      </w:r>
      <w:r w:rsidR="00AF2015" w:rsidRPr="00AF2015">
        <w:rPr>
          <w:rFonts w:ascii="Times New Roman" w:eastAsia="Times New Roman" w:hAnsi="Times New Roman" w:cs="Times New Roman"/>
          <w:b/>
          <w:bCs/>
        </w:rPr>
        <w:t>Figure 4</w:t>
      </w:r>
      <w:r w:rsidR="001F25CA">
        <w:rPr>
          <w:rFonts w:ascii="Times New Roman" w:eastAsia="Times New Roman" w:hAnsi="Times New Roman" w:cs="Times New Roman"/>
          <w:b/>
          <w:bCs/>
        </w:rPr>
        <w:t>A</w:t>
      </w:r>
      <w:r w:rsidR="00AF2015">
        <w:rPr>
          <w:rFonts w:ascii="Times New Roman" w:eastAsia="Times New Roman" w:hAnsi="Times New Roman" w:cs="Times New Roman"/>
        </w:rPr>
        <w:t>)</w:t>
      </w:r>
      <w:r w:rsidR="000352C7">
        <w:rPr>
          <w:rFonts w:ascii="Times New Roman" w:eastAsia="Times New Roman" w:hAnsi="Times New Roman" w:cs="Times New Roman"/>
        </w:rPr>
        <w:t xml:space="preserve"> – indicating a more pronounced cooling effect of aspen forests when they make up a greater proportion of the landscape area.</w:t>
      </w:r>
      <w:r w:rsidR="007B5B2D">
        <w:rPr>
          <w:rFonts w:ascii="Times New Roman" w:eastAsia="Times New Roman" w:hAnsi="Times New Roman" w:cs="Times New Roman"/>
        </w:rPr>
        <w:t xml:space="preserve"> In the context of stand structure, we similarly found that as aspen total live basal area increases, there is a </w:t>
      </w:r>
      <w:r w:rsidR="00146DFC">
        <w:rPr>
          <w:rFonts w:ascii="Times New Roman" w:eastAsia="Times New Roman" w:hAnsi="Times New Roman" w:cs="Times New Roman"/>
        </w:rPr>
        <w:t xml:space="preserve">significant reduction in FRPc compared to other forest types. </w:t>
      </w:r>
      <w:r w:rsidR="00311D54">
        <w:rPr>
          <w:rFonts w:ascii="Times New Roman" w:eastAsia="Times New Roman" w:hAnsi="Times New Roman" w:cs="Times New Roman"/>
        </w:rPr>
        <w:t xml:space="preserve">This influence is </w:t>
      </w:r>
      <w:r w:rsidR="001F25CA">
        <w:rPr>
          <w:rFonts w:ascii="Times New Roman" w:eastAsia="Times New Roman" w:hAnsi="Times New Roman" w:cs="Times New Roman"/>
        </w:rPr>
        <w:t xml:space="preserve">diminished in the context of burn severity, though, aspen canopy </w:t>
      </w:r>
      <w:proofErr w:type="gramStart"/>
      <w:r w:rsidR="001F25CA">
        <w:rPr>
          <w:rFonts w:ascii="Times New Roman" w:eastAsia="Times New Roman" w:hAnsi="Times New Roman" w:cs="Times New Roman"/>
        </w:rPr>
        <w:t>cover</w:t>
      </w:r>
      <w:proofErr w:type="gramEnd"/>
      <w:r w:rsidR="001F25CA">
        <w:rPr>
          <w:rFonts w:ascii="Times New Roman" w:eastAsia="Times New Roman" w:hAnsi="Times New Roman" w:cs="Times New Roman"/>
        </w:rPr>
        <w:t xml:space="preserve"> also significantly reduced CBIbc (</w:t>
      </w:r>
      <w:r w:rsidR="001F25CA" w:rsidRPr="001F25CA">
        <w:rPr>
          <w:rFonts w:ascii="Times New Roman" w:eastAsia="Times New Roman" w:hAnsi="Times New Roman" w:cs="Times New Roman"/>
          <w:b/>
          <w:bCs/>
        </w:rPr>
        <w:t>Figure 4</w:t>
      </w:r>
      <w:r w:rsidR="001F25CA">
        <w:rPr>
          <w:rFonts w:ascii="Times New Roman" w:eastAsia="Times New Roman" w:hAnsi="Times New Roman" w:cs="Times New Roman"/>
          <w:b/>
          <w:bCs/>
        </w:rPr>
        <w:t>B</w:t>
      </w:r>
      <w:r w:rsidR="001F25CA">
        <w:rPr>
          <w:rFonts w:ascii="Times New Roman" w:eastAsia="Times New Roman" w:hAnsi="Times New Roman" w:cs="Times New Roman"/>
        </w:rPr>
        <w:t>).</w:t>
      </w:r>
    </w:p>
    <w:p w14:paraId="32A96E0F" w14:textId="3F69F61D" w:rsidR="00475F04" w:rsidRPr="00860874" w:rsidRDefault="003B4489">
      <w:pPr>
        <w:pStyle w:val="Heading2"/>
      </w:pPr>
      <w:bookmarkStart w:id="24" w:name="_tygafaj059l6" w:colFirst="0" w:colLast="0"/>
      <w:bookmarkEnd w:id="24"/>
      <w:r w:rsidRPr="00860874">
        <w:t xml:space="preserve">4.2. Forest </w:t>
      </w:r>
      <w:r w:rsidR="006863E3">
        <w:t xml:space="preserve">composition and </w:t>
      </w:r>
      <w:r w:rsidRPr="00860874">
        <w:t>structure effects align with expected fire regime characteristics</w:t>
      </w:r>
    </w:p>
    <w:p w14:paraId="32A96E10" w14:textId="5A39BFB0"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Forest -specific fire regime characteristics emerged when assessing the influence of structural metrics on fire </w:t>
      </w:r>
      <w:r w:rsidR="006863E3">
        <w:rPr>
          <w:rFonts w:ascii="Times New Roman" w:eastAsia="Times New Roman" w:hAnsi="Times New Roman" w:cs="Times New Roman"/>
        </w:rPr>
        <w:t>heat</w:t>
      </w:r>
      <w:r w:rsidRPr="00860874">
        <w:rPr>
          <w:rFonts w:ascii="Times New Roman" w:eastAsia="Times New Roman" w:hAnsi="Times New Roman" w:cs="Times New Roman"/>
        </w:rPr>
        <w:t xml:space="preserve"> and </w:t>
      </w:r>
      <w:r w:rsidR="006863E3">
        <w:rPr>
          <w:rFonts w:ascii="Times New Roman" w:eastAsia="Times New Roman" w:hAnsi="Times New Roman" w:cs="Times New Roman"/>
        </w:rPr>
        <w:t xml:space="preserve">burn </w:t>
      </w:r>
      <w:r w:rsidRPr="00860874">
        <w:rPr>
          <w:rFonts w:ascii="Times New Roman" w:eastAsia="Times New Roman" w:hAnsi="Times New Roman" w:cs="Times New Roman"/>
        </w:rPr>
        <w:t xml:space="preserve">severity, highlighting the capacity of these methods to understand observed fire behavior from satellite-derived information harmonized with wall-to-wall forest </w:t>
      </w:r>
      <w:r w:rsidR="006863E3">
        <w:rPr>
          <w:rFonts w:ascii="Times New Roman" w:eastAsia="Times New Roman" w:hAnsi="Times New Roman" w:cs="Times New Roman"/>
        </w:rPr>
        <w:t>inventory</w:t>
      </w:r>
      <w:r w:rsidRPr="00860874">
        <w:rPr>
          <w:rFonts w:ascii="Times New Roman" w:eastAsia="Times New Roman" w:hAnsi="Times New Roman" w:cs="Times New Roman"/>
        </w:rPr>
        <w:t xml:space="preserve"> data. For example, the interesting relationship</w:t>
      </w:r>
      <w:r w:rsidR="004F2EB8">
        <w:rPr>
          <w:rFonts w:ascii="Times New Roman" w:eastAsia="Times New Roman" w:hAnsi="Times New Roman" w:cs="Times New Roman"/>
        </w:rPr>
        <w:t>s</w:t>
      </w:r>
      <w:r w:rsidRPr="00860874">
        <w:rPr>
          <w:rFonts w:ascii="Times New Roman" w:eastAsia="Times New Roman" w:hAnsi="Times New Roman" w:cs="Times New Roman"/>
        </w:rPr>
        <w:t xml:space="preserve"> between </w:t>
      </w:r>
      <w:r w:rsidR="004F2EB8">
        <w:rPr>
          <w:rFonts w:ascii="Times New Roman" w:eastAsia="Times New Roman" w:hAnsi="Times New Roman" w:cs="Times New Roman"/>
        </w:rPr>
        <w:t>tree height and diameter</w:t>
      </w:r>
      <w:r w:rsidRPr="00860874">
        <w:rPr>
          <w:rFonts w:ascii="Times New Roman" w:eastAsia="Times New Roman" w:hAnsi="Times New Roman" w:cs="Times New Roman"/>
        </w:rPr>
        <w:t xml:space="preserve"> corroborate expected fire regime characteristics in both ponderosa</w:t>
      </w:r>
      <w:r w:rsidR="004F2EB8">
        <w:rPr>
          <w:rFonts w:ascii="Times New Roman" w:eastAsia="Times New Roman" w:hAnsi="Times New Roman" w:cs="Times New Roman"/>
        </w:rPr>
        <w:t xml:space="preserve"> pine</w:t>
      </w:r>
      <w:r w:rsidRPr="00860874">
        <w:rPr>
          <w:rFonts w:ascii="Times New Roman" w:eastAsia="Times New Roman" w:hAnsi="Times New Roman" w:cs="Times New Roman"/>
        </w:rPr>
        <w:t xml:space="preserve"> and quaking aspen forests. Ponderosa forests have historically evolved with high frequency, low severity/intensity wildfire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This expectation assumes </w:t>
      </w:r>
      <w:r w:rsidR="006167ED">
        <w:rPr>
          <w:rFonts w:ascii="Times New Roman" w:eastAsia="Times New Roman" w:hAnsi="Times New Roman" w:cs="Times New Roman"/>
        </w:rPr>
        <w:t>open, park-like</w:t>
      </w:r>
      <w:r w:rsidRPr="00860874">
        <w:rPr>
          <w:rFonts w:ascii="Times New Roman" w:eastAsia="Times New Roman" w:hAnsi="Times New Roman" w:cs="Times New Roman"/>
        </w:rPr>
        <w:t xml:space="preserve"> structure where large individuals are interspersed with meadows and some regeneration (</w:t>
      </w:r>
      <w:r w:rsidRPr="00860874">
        <w:rPr>
          <w:rFonts w:ascii="Times New Roman" w:eastAsia="Times New Roman" w:hAnsi="Times New Roman" w:cs="Times New Roman"/>
          <w:i/>
        </w:rPr>
        <w:t>ref</w:t>
      </w:r>
      <w:r w:rsidRPr="00860874">
        <w:rPr>
          <w:rFonts w:ascii="Times New Roman" w:eastAsia="Times New Roman" w:hAnsi="Times New Roman" w:cs="Times New Roman"/>
        </w:rPr>
        <w:t>). These forests have been particularly impacted by a century of fire-exclusion leading to a forest structure that is more densely packed with potentially smaller individual trees and changing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w:t>
      </w:r>
      <w:del w:id="25" w:author="Maxwell Cook" w:date="2025-03-19T10:47:00Z" w16du:dateUtc="2025-03-19T16:47:00Z">
        <w:r w:rsidRPr="00860874" w:rsidDel="00511CA2">
          <w:rPr>
            <w:rFonts w:ascii="Times New Roman" w:eastAsia="Times New Roman" w:hAnsi="Times New Roman" w:cs="Times New Roman"/>
          </w:rPr>
          <w:delText xml:space="preserve">The results of this study demonstrate that where ponderosa </w:delText>
        </w:r>
        <w:r w:rsidR="00886BD3" w:rsidDel="00511CA2">
          <w:rPr>
            <w:rFonts w:ascii="Times New Roman" w:eastAsia="Times New Roman" w:hAnsi="Times New Roman" w:cs="Times New Roman"/>
          </w:rPr>
          <w:delText>average tree height</w:delText>
        </w:r>
        <w:r w:rsidRPr="00860874" w:rsidDel="00511CA2">
          <w:rPr>
            <w:rFonts w:ascii="Times New Roman" w:eastAsia="Times New Roman" w:hAnsi="Times New Roman" w:cs="Times New Roman"/>
          </w:rPr>
          <w:delText xml:space="preserve"> (</w:delText>
        </w:r>
        <w:r w:rsidRPr="00860874" w:rsidDel="00511CA2">
          <w:rPr>
            <w:rFonts w:ascii="Times New Roman" w:eastAsia="Times New Roman" w:hAnsi="Times New Roman" w:cs="Times New Roman"/>
            <w:i/>
          </w:rPr>
          <w:delText xml:space="preserve">i.e., </w:delText>
        </w:r>
        <w:r w:rsidRPr="00860874" w:rsidDel="00511CA2">
          <w:rPr>
            <w:rFonts w:ascii="Times New Roman" w:eastAsia="Times New Roman" w:hAnsi="Times New Roman" w:cs="Times New Roman"/>
          </w:rPr>
          <w:delText>closer to the expected forest structure), FRP and CBI are significantly lower (</w:delText>
        </w:r>
        <w:r w:rsidRPr="00860874" w:rsidDel="00511CA2">
          <w:rPr>
            <w:rFonts w:ascii="Times New Roman" w:eastAsia="Times New Roman" w:hAnsi="Times New Roman" w:cs="Times New Roman"/>
            <w:b/>
          </w:rPr>
          <w:delText>Figure 4</w:delText>
        </w:r>
        <w:r w:rsidRPr="00860874" w:rsidDel="00511CA2">
          <w:rPr>
            <w:rFonts w:ascii="Times New Roman" w:eastAsia="Times New Roman" w:hAnsi="Times New Roman" w:cs="Times New Roman"/>
          </w:rPr>
          <w:delText xml:space="preserve">). In the case of quaking aspen, an opposite relationship emerges (see </w:delText>
        </w:r>
        <w:r w:rsidRPr="00860874" w:rsidDel="00511CA2">
          <w:rPr>
            <w:rFonts w:ascii="Times New Roman" w:eastAsia="Times New Roman" w:hAnsi="Times New Roman" w:cs="Times New Roman"/>
            <w:i/>
          </w:rPr>
          <w:delText xml:space="preserve">Section 4.1 </w:delText>
        </w:r>
        <w:r w:rsidRPr="00860874" w:rsidDel="00511CA2">
          <w:rPr>
            <w:rFonts w:ascii="Times New Roman" w:eastAsia="Times New Roman" w:hAnsi="Times New Roman" w:cs="Times New Roman"/>
          </w:rPr>
          <w:delText xml:space="preserve">above). These findings also match expected fire regimes of aspen forests, where stable and seral aspen stands exhibit different characteristics </w:delText>
        </w:r>
        <w:r w:rsidRPr="00860874" w:rsidDel="00511CA2">
          <w:rPr>
            <w:rFonts w:ascii="Times New Roman" w:hAnsi="Times New Roman" w:cs="Times New Roman"/>
          </w:rPr>
          <w:fldChar w:fldCharType="begin"/>
        </w:r>
        <w:r w:rsidR="007B2D51" w:rsidRPr="00860874" w:rsidDel="00511CA2">
          <w:rPr>
            <w:rFonts w:ascii="Times New Roman" w:hAnsi="Times New Roman" w:cs="Times New Roman"/>
          </w:rPr>
          <w:delInstrText xml:space="preserve"> ADDIN ZOTERO_ITEM CSL_CITATION {"citationID":"rvY3XzlW","properties":{"formattedCitation":"(Shinneman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delInstrText>
        </w:r>
        <w:r w:rsidRPr="00860874" w:rsidDel="00511CA2">
          <w:rPr>
            <w:rFonts w:ascii="Times New Roman" w:hAnsi="Times New Roman" w:cs="Times New Roman"/>
          </w:rPr>
          <w:fldChar w:fldCharType="separate"/>
        </w:r>
        <w:r w:rsidR="007B2D51" w:rsidRPr="00860874" w:rsidDel="00511CA2">
          <w:rPr>
            <w:rFonts w:ascii="Times New Roman" w:hAnsi="Times New Roman" w:cs="Times New Roman"/>
          </w:rPr>
          <w:delText>(Shinneman et al., 2013)</w:delText>
        </w:r>
        <w:r w:rsidRPr="00860874" w:rsidDel="00511CA2">
          <w:rPr>
            <w:rFonts w:ascii="Times New Roman" w:hAnsi="Times New Roman" w:cs="Times New Roman"/>
          </w:rPr>
          <w:fldChar w:fldCharType="end"/>
        </w:r>
        <w:r w:rsidRPr="00860874" w:rsidDel="00511CA2">
          <w:rPr>
            <w:rFonts w:ascii="Times New Roman" w:eastAsia="Times New Roman" w:hAnsi="Times New Roman" w:cs="Times New Roman"/>
          </w:rPr>
          <w:delText xml:space="preserve">. Importantly, in some regions of the Southern Rockies, fire regimes of aspen forests have been modified greatly by lack of disturbance leading to older, decadent, or seral aspen compositions </w:delText>
        </w:r>
        <w:r w:rsidRPr="00860874" w:rsidDel="00511CA2">
          <w:rPr>
            <w:rFonts w:ascii="Times New Roman" w:hAnsi="Times New Roman" w:cs="Times New Roman"/>
          </w:rPr>
          <w:fldChar w:fldCharType="begin"/>
        </w:r>
        <w:r w:rsidR="007B2D51" w:rsidRPr="00860874" w:rsidDel="00511CA2">
          <w:rPr>
            <w:rFonts w:ascii="Times New Roman" w:hAnsi="Times New Roman" w:cs="Times New Roman"/>
          </w:rPr>
          <w:delInstrText xml:space="preserve"> ADDIN ZOTERO_ITEM CSL_CITATION {"citationID":"Kg4aWvpA","properties":{"formattedCitation":"(Rosenblum, 2015)","plainCitation":"(Rosenblum, 2015)","noteIndex":0},"citationItems":[{"id":1681,"uris":["http://zotero.org/users/5904228/items/MDL9LJRG"],"itemData":{"id":1681,"type":"article-journal","abstract":"The persistence of quaking aspen (Populus tremuloides Michx.) is of significant importance to land managers in the Rocky Mountain region. Fire suppression in the past century has been implicated as a mechanism influencing aspen population dynamics, as aspen are generally considered an early seral disturbance adapted species. The heterogeneity of aspen community assemblages and fire regimes makes it difficult to discern what the result of fire suppression has been at large spatial and temporal scales. Decision makers should investigate the questions at hand at the stand level in their study location to best determine the mechanisms at play, as well as consider future potential changes to the system.","container-title":"Open Journal of Forestry","DOI":"10.4236/ojf.2015.55050","issue":"5","language":"en","license":"http://creativecommons.org/licenses/by/4.0/","note":"number: 5\npublisher: Scientific Research Publishing","page":"563-567","source":"www.scirp.org","title":"Altered Fire Regimes and the Persistence of Quaking Aspen in the Rocky Mountains: A Literature Review","title-short":"Altered Fire Regimes and the Persistence of Quaking Aspen in the Rocky Mountains","volume":"5","author":[{"family":"Rosenblum","given":"Aaron"}],"issued":{"date-parts":[["2015",5,11]]}}}],"schema":"https://github.com/citation-style-language/schema/raw/master/csl-citation.json"} </w:delInstrText>
        </w:r>
        <w:r w:rsidRPr="00860874" w:rsidDel="00511CA2">
          <w:rPr>
            <w:rFonts w:ascii="Times New Roman" w:hAnsi="Times New Roman" w:cs="Times New Roman"/>
          </w:rPr>
          <w:fldChar w:fldCharType="separate"/>
        </w:r>
        <w:r w:rsidR="007B2D51" w:rsidRPr="00860874" w:rsidDel="00511CA2">
          <w:rPr>
            <w:rFonts w:ascii="Times New Roman" w:hAnsi="Times New Roman" w:cs="Times New Roman"/>
          </w:rPr>
          <w:delText>(Rosenblum, 2015)</w:delText>
        </w:r>
        <w:r w:rsidRPr="00860874" w:rsidDel="00511CA2">
          <w:rPr>
            <w:rFonts w:ascii="Times New Roman" w:hAnsi="Times New Roman" w:cs="Times New Roman"/>
          </w:rPr>
          <w:fldChar w:fldCharType="end"/>
        </w:r>
        <w:r w:rsidRPr="00860874" w:rsidDel="00511CA2">
          <w:rPr>
            <w:rFonts w:ascii="Times New Roman" w:eastAsia="Times New Roman" w:hAnsi="Times New Roman" w:cs="Times New Roman"/>
          </w:rPr>
          <w:delText>. Our models suggest that these aspen forest types increase FRP and CBI, demonstrated by the effects of QMD and tree height (</w:delText>
        </w:r>
        <w:r w:rsidRPr="00860874" w:rsidDel="00511CA2">
          <w:rPr>
            <w:rFonts w:ascii="Times New Roman" w:eastAsia="Times New Roman" w:hAnsi="Times New Roman" w:cs="Times New Roman"/>
            <w:b/>
          </w:rPr>
          <w:delText>Figure 4</w:delText>
        </w:r>
        <w:r w:rsidRPr="00860874" w:rsidDel="00511CA2">
          <w:rPr>
            <w:rFonts w:ascii="Times New Roman" w:eastAsia="Times New Roman" w:hAnsi="Times New Roman" w:cs="Times New Roman"/>
          </w:rPr>
          <w:delText xml:space="preserve">). </w:delText>
        </w:r>
      </w:del>
      <w:r w:rsidRPr="00860874">
        <w:rPr>
          <w:rFonts w:ascii="Times New Roman" w:eastAsia="Times New Roman" w:hAnsi="Times New Roman" w:cs="Times New Roman"/>
        </w:rPr>
        <w:t xml:space="preserve">These findings are significant, as the methods herein provide a relatively accurate way to assess the influence of forest structure on </w:t>
      </w:r>
      <w:r w:rsidRPr="00860874">
        <w:rPr>
          <w:rFonts w:ascii="Times New Roman" w:eastAsia="Times New Roman" w:hAnsi="Times New Roman" w:cs="Times New Roman"/>
          <w:i/>
        </w:rPr>
        <w:t>observed</w:t>
      </w:r>
      <w:r w:rsidRPr="00860874">
        <w:rPr>
          <w:rFonts w:ascii="Times New Roman" w:eastAsia="Times New Roman" w:hAnsi="Times New Roman" w:cs="Times New Roman"/>
        </w:rPr>
        <w:t xml:space="preserve"> fire behavior; an important consideration when planning fuels treatments or assessing their effectiveness.</w:t>
      </w:r>
    </w:p>
    <w:p w14:paraId="32A96E11" w14:textId="77777777" w:rsidR="00475F04" w:rsidRPr="00860874" w:rsidRDefault="003B4489">
      <w:pPr>
        <w:pStyle w:val="Heading2"/>
      </w:pPr>
      <w:bookmarkStart w:id="26" w:name="_180pfs5u0vdo" w:colFirst="0" w:colLast="0"/>
      <w:bookmarkEnd w:id="26"/>
      <w:r w:rsidRPr="00860874">
        <w:t>4.3. Patterns of spatial dependence differ for FRP and CBI</w:t>
      </w:r>
    </w:p>
    <w:p w14:paraId="32A96E12" w14:textId="77777777"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Interesting spatial patterns emerged for both FRP and CBI across fire events. The spatial range of dependence is much smaller for FRP (~1.2 km) than for CBI (~7.8 km). This suggests more localized clustering of effects for FRP compared to more landscape-scale processes of burn severity. The much lower residual variance in the CBI models also indicates the fixed effects, particularly forest type, composition and/or structure, are better able to explain the differences in burn severity. For FRP, significant residual variance in the spatial effect suggests the opposite; forest composition and structure patterns alone cannot explain the spatial dependence of FRP as well. This is significant, as the spatial pattern on FRP is more sensitive to localized conditions unexplained in the present models such as specific live fuel moisture or fine-scale wind patterns. Future work can leverage this information to better predict radiative intensity at localized scales. Despite this, some significant effects of forest type, </w:t>
      </w:r>
      <w:r w:rsidRPr="00860874">
        <w:rPr>
          <w:rFonts w:ascii="Times New Roman" w:eastAsia="Times New Roman" w:hAnsi="Times New Roman" w:cs="Times New Roman"/>
        </w:rPr>
        <w:lastRenderedPageBreak/>
        <w:t xml:space="preserve">composition and structure did overcome the spatial dependence in FRP, albeit with wider credible intervals than for CBI. This demonstrates the importance of incorporating spatial structure into analysis of wildfire behavior, especially as it relates to satellite-based measurements. The SPDE models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were effective for assessing and accounting for spatial dependence and their computational feasibility makes this analysis scalable to wide geographic regions. </w:t>
      </w:r>
    </w:p>
    <w:p w14:paraId="7BDBAF91" w14:textId="400854C3" w:rsidR="005073B8" w:rsidRDefault="003B4489" w:rsidP="00B47C38">
      <w:pPr>
        <w:pStyle w:val="Heading2"/>
      </w:pPr>
      <w:bookmarkStart w:id="27" w:name="_aml0uv4jgh2x" w:colFirst="0" w:colLast="0"/>
      <w:bookmarkEnd w:id="27"/>
      <w:r w:rsidRPr="00860874">
        <w:t>4.4. Opportunities, limitations and future directions</w:t>
      </w:r>
    </w:p>
    <w:p w14:paraId="32A96E14" w14:textId="4F019CC4"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Broadly speaking, the methods of this study are widely applicable to other regions, forest types, and satellite-derived information. </w:t>
      </w:r>
      <w:r w:rsidR="005073B8">
        <w:rPr>
          <w:rFonts w:ascii="Times New Roman" w:eastAsia="Times New Roman" w:hAnsi="Times New Roman" w:cs="Times New Roman"/>
        </w:rPr>
        <w:t>We demonstrate a novel application of satellite-derived FRP</w:t>
      </w:r>
      <w:r w:rsidRPr="00860874">
        <w:rPr>
          <w:rFonts w:ascii="Times New Roman" w:eastAsia="Times New Roman" w:hAnsi="Times New Roman" w:cs="Times New Roman"/>
        </w:rPr>
        <w:t xml:space="preserve"> as a proxy </w:t>
      </w:r>
      <w:r w:rsidR="005073B8">
        <w:rPr>
          <w:rFonts w:ascii="Times New Roman" w:eastAsia="Times New Roman" w:hAnsi="Times New Roman" w:cs="Times New Roman"/>
        </w:rPr>
        <w:t>for</w:t>
      </w:r>
      <w:r w:rsidRPr="00860874">
        <w:rPr>
          <w:rFonts w:ascii="Times New Roman" w:eastAsia="Times New Roman" w:hAnsi="Times New Roman" w:cs="Times New Roman"/>
        </w:rPr>
        <w:t xml:space="preserve"> fire intensity</w:t>
      </w:r>
      <w:r w:rsidR="005073B8">
        <w:rPr>
          <w:rFonts w:ascii="Times New Roman" w:eastAsia="Times New Roman" w:hAnsi="Times New Roman" w:cs="Times New Roman"/>
        </w:rPr>
        <w:t xml:space="preserve"> </w:t>
      </w:r>
      <w:r w:rsidRPr="00860874">
        <w:rPr>
          <w:rFonts w:ascii="Times New Roman" w:eastAsia="Times New Roman" w:hAnsi="Times New Roman" w:cs="Times New Roman"/>
        </w:rPr>
        <w:t xml:space="preserve">and our results highlight the potential of these data to understand how landscape factors influence fire intensity, an important measure of how difficult a fire will be to </w:t>
      </w:r>
      <w:r w:rsidR="005073B8">
        <w:rPr>
          <w:rFonts w:ascii="Times New Roman" w:eastAsia="Times New Roman" w:hAnsi="Times New Roman" w:cs="Times New Roman"/>
        </w:rPr>
        <w:t>control</w:t>
      </w:r>
      <w:r w:rsidRPr="00860874">
        <w:rPr>
          <w:rFonts w:ascii="Times New Roman" w:eastAsia="Times New Roman" w:hAnsi="Times New Roman" w:cs="Times New Roman"/>
        </w:rPr>
        <w:t xml:space="preserve">. These data could, for example, be leveraged to monitor fuel treatment effectiveness, the influence of beetle-kill on fire intensity, and understand the influence of more fine-scale measurements of live fuel moisture. The VIIRS data in particular offer an important source of </w:t>
      </w:r>
      <w:r w:rsidRPr="00860874">
        <w:rPr>
          <w:rFonts w:ascii="Times New Roman" w:eastAsia="Times New Roman" w:hAnsi="Times New Roman" w:cs="Times New Roman"/>
          <w:i/>
        </w:rPr>
        <w:t xml:space="preserve">globally </w:t>
      </w:r>
      <w:r w:rsidRPr="00860874">
        <w:rPr>
          <w:rFonts w:ascii="Times New Roman" w:eastAsia="Times New Roman" w:hAnsi="Times New Roman" w:cs="Times New Roman"/>
        </w:rPr>
        <w:t xml:space="preserve">available FRP information. The aggregation of active fire detections in the present study could also be used to integrate data across sensors, such as VIIRS, MODIS, and GOES, to fill the spatial and temporal gaps in detections. As new satellites come online, such as the FireSat constellation scheduled for 2026, these methods may become more applicable with higher temporal and spatial resolution imagery measuring fire </w:t>
      </w:r>
      <w:r w:rsidR="00B20BF5">
        <w:rPr>
          <w:rFonts w:ascii="Times New Roman" w:eastAsia="Times New Roman" w:hAnsi="Times New Roman" w:cs="Times New Roman"/>
        </w:rPr>
        <w:t>activity and heat</w:t>
      </w:r>
      <w:r w:rsidRPr="00860874">
        <w:rPr>
          <w:rFonts w:ascii="Times New Roman" w:eastAsia="Times New Roman" w:hAnsi="Times New Roman" w:cs="Times New Roman"/>
        </w:rPr>
        <w:t xml:space="preserve">. </w:t>
      </w:r>
    </w:p>
    <w:p w14:paraId="32A96E15" w14:textId="1E552019"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While we demonstrate </w:t>
      </w:r>
      <w:r w:rsidR="00826C0B">
        <w:rPr>
          <w:rFonts w:ascii="Times New Roman" w:eastAsia="Times New Roman" w:hAnsi="Times New Roman" w:cs="Times New Roman"/>
        </w:rPr>
        <w:t xml:space="preserve">a successful harmonization of </w:t>
      </w:r>
      <w:r w:rsidR="00D90FFD">
        <w:rPr>
          <w:rFonts w:ascii="Times New Roman" w:eastAsia="Times New Roman" w:hAnsi="Times New Roman" w:cs="Times New Roman"/>
        </w:rPr>
        <w:t>satellite-derived FRP and CBI with imputed forest inventory data</w:t>
      </w:r>
      <w:r w:rsidRPr="00860874">
        <w:rPr>
          <w:rFonts w:ascii="Times New Roman" w:eastAsia="Times New Roman" w:hAnsi="Times New Roman" w:cs="Times New Roman"/>
        </w:rPr>
        <w:t xml:space="preserve">, there </w:t>
      </w:r>
      <w:r w:rsidR="00D90FFD">
        <w:rPr>
          <w:rFonts w:ascii="Times New Roman" w:eastAsia="Times New Roman" w:hAnsi="Times New Roman" w:cs="Times New Roman"/>
        </w:rPr>
        <w:t>are some considerations</w:t>
      </w:r>
      <w:r w:rsidR="00E67DC8">
        <w:rPr>
          <w:rFonts w:ascii="Times New Roman" w:eastAsia="Times New Roman" w:hAnsi="Times New Roman" w:cs="Times New Roman"/>
        </w:rPr>
        <w:t xml:space="preserve"> for future work</w:t>
      </w:r>
      <w:r w:rsidRPr="00860874">
        <w:rPr>
          <w:rFonts w:ascii="Times New Roman" w:eastAsia="Times New Roman" w:hAnsi="Times New Roman" w:cs="Times New Roman"/>
        </w:rPr>
        <w:t xml:space="preserve">. </w:t>
      </w:r>
      <w:r w:rsidR="00E67DC8">
        <w:rPr>
          <w:rFonts w:ascii="Times New Roman" w:eastAsia="Times New Roman" w:hAnsi="Times New Roman" w:cs="Times New Roman"/>
        </w:rPr>
        <w:t>These</w:t>
      </w:r>
      <w:r w:rsidRPr="00860874">
        <w:rPr>
          <w:rFonts w:ascii="Times New Roman" w:eastAsia="Times New Roman" w:hAnsi="Times New Roman" w:cs="Times New Roman"/>
        </w:rPr>
        <w:t xml:space="preserve"> data still represent a sparse network of field sampling locations</w:t>
      </w:r>
      <w:r w:rsidR="00E67DC8">
        <w:rPr>
          <w:rFonts w:ascii="Times New Roman" w:eastAsia="Times New Roman" w:hAnsi="Times New Roman" w:cs="Times New Roman"/>
        </w:rPr>
        <w:t xml:space="preserve"> (</w:t>
      </w:r>
      <w:r w:rsidR="008014AF">
        <w:rPr>
          <w:rFonts w:ascii="Times New Roman" w:eastAsia="Times New Roman" w:hAnsi="Times New Roman" w:cs="Times New Roman"/>
        </w:rPr>
        <w:t>one plot per 24.3 km</w:t>
      </w:r>
      <w:r w:rsidR="008014AF" w:rsidRPr="001F0484">
        <w:rPr>
          <w:rFonts w:ascii="Times New Roman" w:eastAsia="Times New Roman" w:hAnsi="Times New Roman" w:cs="Times New Roman"/>
          <w:vertAlign w:val="superscript"/>
        </w:rPr>
        <w:t>2</w:t>
      </w:r>
      <w:r w:rsidR="008014AF">
        <w:rPr>
          <w:rFonts w:ascii="Times New Roman" w:eastAsia="Times New Roman" w:hAnsi="Times New Roman" w:cs="Times New Roman"/>
        </w:rPr>
        <w:t>)</w:t>
      </w:r>
      <w:r w:rsidRPr="00860874">
        <w:rPr>
          <w:rFonts w:ascii="Times New Roman" w:eastAsia="Times New Roman" w:hAnsi="Times New Roman" w:cs="Times New Roman"/>
        </w:rPr>
        <w:t xml:space="preserve">, introducing uncertainty into our estimates of forest structure. Future efforts will benefit from integrating </w:t>
      </w:r>
      <w:r w:rsidR="00F31466">
        <w:rPr>
          <w:rFonts w:ascii="Times New Roman" w:eastAsia="Times New Roman" w:hAnsi="Times New Roman" w:cs="Times New Roman"/>
        </w:rPr>
        <w:t>this</w:t>
      </w:r>
      <w:r w:rsidRPr="00860874">
        <w:rPr>
          <w:rFonts w:ascii="Times New Roman" w:eastAsia="Times New Roman" w:hAnsi="Times New Roman" w:cs="Times New Roman"/>
        </w:rPr>
        <w:t xml:space="preserve"> approach with other satellite-based</w:t>
      </w:r>
      <w:r w:rsidR="00F31466">
        <w:rPr>
          <w:rFonts w:ascii="Times New Roman" w:eastAsia="Times New Roman" w:hAnsi="Times New Roman" w:cs="Times New Roman"/>
        </w:rPr>
        <w:t xml:space="preserve"> or field measurements</w:t>
      </w:r>
      <w:r w:rsidRPr="00860874">
        <w:rPr>
          <w:rFonts w:ascii="Times New Roman" w:eastAsia="Times New Roman" w:hAnsi="Times New Roman" w:cs="Times New Roman"/>
        </w:rPr>
        <w:t xml:space="preserve"> </w:t>
      </w:r>
      <w:r w:rsidR="00F31466">
        <w:rPr>
          <w:rFonts w:ascii="Times New Roman" w:eastAsia="Times New Roman" w:hAnsi="Times New Roman" w:cs="Times New Roman"/>
        </w:rPr>
        <w:t>on</w:t>
      </w:r>
      <w:r w:rsidRPr="00860874">
        <w:rPr>
          <w:rFonts w:ascii="Times New Roman" w:eastAsia="Times New Roman" w:hAnsi="Times New Roman" w:cs="Times New Roman"/>
        </w:rPr>
        <w:t xml:space="preserve"> forest </w:t>
      </w:r>
      <w:r w:rsidR="00F31466">
        <w:rPr>
          <w:rFonts w:ascii="Times New Roman" w:eastAsia="Times New Roman" w:hAnsi="Times New Roman" w:cs="Times New Roman"/>
        </w:rPr>
        <w:t>composition and structure</w:t>
      </w:r>
      <w:r w:rsidR="00083588">
        <w:rPr>
          <w:rFonts w:ascii="Times New Roman" w:eastAsia="Times New Roman" w:hAnsi="Times New Roman" w:cs="Times New Roman"/>
        </w:rPr>
        <w:t xml:space="preserve"> to</w:t>
      </w:r>
      <w:r w:rsidRPr="00860874">
        <w:rPr>
          <w:rFonts w:ascii="Times New Roman" w:eastAsia="Times New Roman" w:hAnsi="Times New Roman" w:cs="Times New Roman"/>
        </w:rPr>
        <w:t xml:space="preserve"> better define these relationships. Despite this uncertainty, our results </w:t>
      </w:r>
      <w:r w:rsidR="001C7455">
        <w:rPr>
          <w:rFonts w:ascii="Times New Roman" w:eastAsia="Times New Roman" w:hAnsi="Times New Roman" w:cs="Times New Roman"/>
        </w:rPr>
        <w:t>indicate agreement with expectations of fire intensity and severity in common forest types of the Southern Rockies</w:t>
      </w:r>
      <w:r w:rsidR="002E6493">
        <w:rPr>
          <w:rFonts w:ascii="Times New Roman" w:eastAsia="Times New Roman" w:hAnsi="Times New Roman" w:cs="Times New Roman"/>
        </w:rPr>
        <w:t xml:space="preserve">, </w:t>
      </w:r>
      <w:r w:rsidRPr="00860874">
        <w:rPr>
          <w:rFonts w:ascii="Times New Roman" w:eastAsia="Times New Roman" w:hAnsi="Times New Roman" w:cs="Times New Roman"/>
        </w:rPr>
        <w:t xml:space="preserve">highlight important </w:t>
      </w:r>
      <w:r w:rsidR="002E6493">
        <w:rPr>
          <w:rFonts w:ascii="Times New Roman" w:eastAsia="Times New Roman" w:hAnsi="Times New Roman" w:cs="Times New Roman"/>
        </w:rPr>
        <w:t>advancement</w:t>
      </w:r>
      <w:r w:rsidRPr="00860874">
        <w:rPr>
          <w:rFonts w:ascii="Times New Roman" w:eastAsia="Times New Roman" w:hAnsi="Times New Roman" w:cs="Times New Roman"/>
        </w:rPr>
        <w:t xml:space="preserve"> in the integration of satellite-derived FRP</w:t>
      </w:r>
      <w:r w:rsidR="002E6493">
        <w:rPr>
          <w:rFonts w:ascii="Times New Roman" w:eastAsia="Times New Roman" w:hAnsi="Times New Roman" w:cs="Times New Roman"/>
        </w:rPr>
        <w:t xml:space="preserve"> as a proxy for fire intensity</w:t>
      </w:r>
      <w:r w:rsidRPr="00860874">
        <w:rPr>
          <w:rFonts w:ascii="Times New Roman" w:eastAsia="Times New Roman" w:hAnsi="Times New Roman" w:cs="Times New Roman"/>
        </w:rPr>
        <w:t xml:space="preserve"> with wall-to-wall forest metrics from TreeMap and the information provided in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provides unique estimates of understory and mixed-forest composition which have been understudied at landscape scales.</w:t>
      </w:r>
      <w:r w:rsidR="002E6493">
        <w:rPr>
          <w:rFonts w:ascii="Times New Roman" w:eastAsia="Times New Roman" w:hAnsi="Times New Roman" w:cs="Times New Roman"/>
        </w:rPr>
        <w:t xml:space="preserve"> </w:t>
      </w:r>
    </w:p>
    <w:p w14:paraId="32A96E16" w14:textId="77777777" w:rsidR="00475F04" w:rsidRPr="00860874" w:rsidRDefault="003B4489">
      <w:pPr>
        <w:pStyle w:val="Heading1"/>
        <w:numPr>
          <w:ilvl w:val="0"/>
          <w:numId w:val="2"/>
        </w:numPr>
        <w:spacing w:before="120" w:after="120"/>
        <w:ind w:left="360"/>
      </w:pPr>
      <w:bookmarkStart w:id="28" w:name="_cm1hvvvq83qc" w:colFirst="0" w:colLast="0"/>
      <w:bookmarkEnd w:id="28"/>
      <w:r w:rsidRPr="00860874">
        <w:t>Conclusion</w:t>
      </w:r>
    </w:p>
    <w:p w14:paraId="1DA64F1E" w14:textId="72D93AEC" w:rsidR="00B13916" w:rsidRDefault="00B13916">
      <w:pPr>
        <w:spacing w:before="120" w:after="120"/>
        <w:rPr>
          <w:rFonts w:ascii="Times New Roman" w:eastAsia="Times New Roman" w:hAnsi="Times New Roman" w:cs="Times New Roman"/>
        </w:rPr>
      </w:pPr>
      <w:r>
        <w:rPr>
          <w:rFonts w:ascii="Times New Roman" w:eastAsia="Times New Roman" w:hAnsi="Times New Roman" w:cs="Times New Roman"/>
        </w:rPr>
        <w:t xml:space="preserve">Overall, this effort contributes a significant advancement in the use of satellite-derived FRP as a proxy for fire intensity and demonstrates successful harmonization of these data with burn severity, forest inventory data, fire weather, and topography. The results have widespread implications for management of aspen and other forest types in the context of fire hazards and fuels management in the Southern Rockies and the open-source methods (see </w:t>
      </w:r>
      <w:r>
        <w:rPr>
          <w:rFonts w:ascii="Times New Roman" w:eastAsia="Times New Roman" w:hAnsi="Times New Roman" w:cs="Times New Roman"/>
          <w:i/>
          <w:iCs/>
        </w:rPr>
        <w:t>Code Availability</w:t>
      </w:r>
      <w:r>
        <w:rPr>
          <w:rFonts w:ascii="Times New Roman" w:eastAsia="Times New Roman" w:hAnsi="Times New Roman" w:cs="Times New Roman"/>
        </w:rPr>
        <w:t>) provide a framework for future research using satellite-derived FRP.</w:t>
      </w:r>
    </w:p>
    <w:p w14:paraId="32A96E17" w14:textId="7D400FAD" w:rsidR="00475F04" w:rsidRPr="00860874" w:rsidRDefault="003B4489">
      <w:pPr>
        <w:spacing w:before="120" w:after="120"/>
        <w:rPr>
          <w:rFonts w:ascii="Times New Roman" w:eastAsia="Times New Roman" w:hAnsi="Times New Roman" w:cs="Times New Roman"/>
          <w:i/>
        </w:rPr>
      </w:pPr>
      <w:r w:rsidRPr="00860874">
        <w:rPr>
          <w:rFonts w:ascii="Times New Roman" w:eastAsia="Times New Roman" w:hAnsi="Times New Roman" w:cs="Times New Roman"/>
        </w:rPr>
        <w:t xml:space="preserve">This study demonstrates the influence of forest composition and structure on fire behavior and elucidates the potential moderating influences of quaking aspen forests on fire intensity and severity in the Southern Rockies. From a management perspective, the expansion of aspen forests may reduce the risk of extreme fire behavior under certain conditions, although this influence is likely mediated by the specific structure of aspen forest and the fire weather conditions. The moderating influence of aspen forests is far more pronounced in lodgepole-dominated areas and targeted management of aspen in these forests is likely to provide a larger benefit of wildfire risk reduction. Given this information, aspen management in lodgepole forests can be targeted to provide a potential buffer in regions near communities where wildfire </w:t>
      </w:r>
      <w:r w:rsidRPr="00860874">
        <w:rPr>
          <w:rFonts w:ascii="Times New Roman" w:eastAsia="Times New Roman" w:hAnsi="Times New Roman" w:cs="Times New Roman"/>
        </w:rPr>
        <w:lastRenderedPageBreak/>
        <w:t>risk and suppression difficulty are high. This study provides important insights into the effects of not only aspen forests, but other predominant forest types and their structure, on observed fire behavior in the Southern Rockies with implications for wildfire risk reduction and forest management.</w:t>
      </w:r>
    </w:p>
    <w:p w14:paraId="32A96E1A" w14:textId="409950B2" w:rsidR="00475F04" w:rsidRPr="00860874" w:rsidRDefault="003B4489" w:rsidP="00061C5F">
      <w:pPr>
        <w:pStyle w:val="Heading1"/>
        <w:spacing w:before="120" w:after="120"/>
      </w:pPr>
      <w:bookmarkStart w:id="29" w:name="_8x24vpcpqqjc" w:colFirst="0" w:colLast="0"/>
      <w:bookmarkEnd w:id="29"/>
      <w:r w:rsidRPr="00860874">
        <w:t>References</w:t>
      </w:r>
      <w:bookmarkStart w:id="30" w:name="_q5stvjitoeub" w:colFirst="0" w:colLast="0"/>
      <w:bookmarkEnd w:id="30"/>
    </w:p>
    <w:sectPr w:rsidR="00475F04" w:rsidRPr="00860874">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44049"/>
    <w:multiLevelType w:val="multilevel"/>
    <w:tmpl w:val="4A90F7CC"/>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8B3E8B"/>
    <w:multiLevelType w:val="hybridMultilevel"/>
    <w:tmpl w:val="4A90F7CC"/>
    <w:lvl w:ilvl="0" w:tplc="06BE0D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42208"/>
    <w:multiLevelType w:val="multilevel"/>
    <w:tmpl w:val="699CE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E1753A"/>
    <w:multiLevelType w:val="multilevel"/>
    <w:tmpl w:val="067E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1195848">
    <w:abstractNumId w:val="3"/>
  </w:num>
  <w:num w:numId="2" w16cid:durableId="1409185046">
    <w:abstractNumId w:val="2"/>
  </w:num>
  <w:num w:numId="3" w16cid:durableId="684090694">
    <w:abstractNumId w:val="1"/>
  </w:num>
  <w:num w:numId="4" w16cid:durableId="18563105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xwell Cook">
    <w15:presenceInfo w15:providerId="Windows Live" w15:userId="6270a8f4b8f62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F04"/>
    <w:rsid w:val="00001C7F"/>
    <w:rsid w:val="00003332"/>
    <w:rsid w:val="00006CEA"/>
    <w:rsid w:val="00006E52"/>
    <w:rsid w:val="0001284D"/>
    <w:rsid w:val="00016903"/>
    <w:rsid w:val="0003483C"/>
    <w:rsid w:val="000352C7"/>
    <w:rsid w:val="00036572"/>
    <w:rsid w:val="00037220"/>
    <w:rsid w:val="00037EAD"/>
    <w:rsid w:val="00041122"/>
    <w:rsid w:val="0004249A"/>
    <w:rsid w:val="0004421D"/>
    <w:rsid w:val="00044D22"/>
    <w:rsid w:val="000455C4"/>
    <w:rsid w:val="00050053"/>
    <w:rsid w:val="00050735"/>
    <w:rsid w:val="00050E1D"/>
    <w:rsid w:val="00054755"/>
    <w:rsid w:val="000559C4"/>
    <w:rsid w:val="0005722D"/>
    <w:rsid w:val="00061C5F"/>
    <w:rsid w:val="00063418"/>
    <w:rsid w:val="00063D98"/>
    <w:rsid w:val="00065025"/>
    <w:rsid w:val="00065264"/>
    <w:rsid w:val="0007226B"/>
    <w:rsid w:val="000723F9"/>
    <w:rsid w:val="00073293"/>
    <w:rsid w:val="00073E89"/>
    <w:rsid w:val="00074F33"/>
    <w:rsid w:val="000768C5"/>
    <w:rsid w:val="00083588"/>
    <w:rsid w:val="00083D26"/>
    <w:rsid w:val="00084223"/>
    <w:rsid w:val="000976DE"/>
    <w:rsid w:val="000A010E"/>
    <w:rsid w:val="000A26EA"/>
    <w:rsid w:val="000A2AAF"/>
    <w:rsid w:val="000A2E15"/>
    <w:rsid w:val="000A3992"/>
    <w:rsid w:val="000B537F"/>
    <w:rsid w:val="000B5400"/>
    <w:rsid w:val="000B7F10"/>
    <w:rsid w:val="000C0A62"/>
    <w:rsid w:val="000C0F80"/>
    <w:rsid w:val="000D1E2C"/>
    <w:rsid w:val="000D7640"/>
    <w:rsid w:val="000E087C"/>
    <w:rsid w:val="000E10FD"/>
    <w:rsid w:val="000E5A50"/>
    <w:rsid w:val="000E6D49"/>
    <w:rsid w:val="000F0579"/>
    <w:rsid w:val="000F145C"/>
    <w:rsid w:val="001015AE"/>
    <w:rsid w:val="00111A36"/>
    <w:rsid w:val="00112404"/>
    <w:rsid w:val="00113574"/>
    <w:rsid w:val="00114A8A"/>
    <w:rsid w:val="00115FE6"/>
    <w:rsid w:val="0011788D"/>
    <w:rsid w:val="0012524C"/>
    <w:rsid w:val="001302BB"/>
    <w:rsid w:val="00131548"/>
    <w:rsid w:val="00131A87"/>
    <w:rsid w:val="00135471"/>
    <w:rsid w:val="001406C3"/>
    <w:rsid w:val="00141440"/>
    <w:rsid w:val="00144810"/>
    <w:rsid w:val="00146DFC"/>
    <w:rsid w:val="00152815"/>
    <w:rsid w:val="00156341"/>
    <w:rsid w:val="00157583"/>
    <w:rsid w:val="00161761"/>
    <w:rsid w:val="00161CF6"/>
    <w:rsid w:val="00171A48"/>
    <w:rsid w:val="0017263C"/>
    <w:rsid w:val="0017612E"/>
    <w:rsid w:val="00177259"/>
    <w:rsid w:val="00177D43"/>
    <w:rsid w:val="00183C5C"/>
    <w:rsid w:val="00184B56"/>
    <w:rsid w:val="00184C5A"/>
    <w:rsid w:val="0018702E"/>
    <w:rsid w:val="0019194E"/>
    <w:rsid w:val="001920EF"/>
    <w:rsid w:val="001933DC"/>
    <w:rsid w:val="00193FBC"/>
    <w:rsid w:val="001A2870"/>
    <w:rsid w:val="001A384A"/>
    <w:rsid w:val="001A418F"/>
    <w:rsid w:val="001A691E"/>
    <w:rsid w:val="001A72D5"/>
    <w:rsid w:val="001B091A"/>
    <w:rsid w:val="001B2EFC"/>
    <w:rsid w:val="001B737A"/>
    <w:rsid w:val="001C01F4"/>
    <w:rsid w:val="001C7455"/>
    <w:rsid w:val="001D0350"/>
    <w:rsid w:val="001D6552"/>
    <w:rsid w:val="001D789E"/>
    <w:rsid w:val="001E17DA"/>
    <w:rsid w:val="001E214F"/>
    <w:rsid w:val="001E3EFF"/>
    <w:rsid w:val="001E6DFA"/>
    <w:rsid w:val="001F0484"/>
    <w:rsid w:val="001F19A8"/>
    <w:rsid w:val="001F25CA"/>
    <w:rsid w:val="001F2AD0"/>
    <w:rsid w:val="001F2C00"/>
    <w:rsid w:val="001F78B8"/>
    <w:rsid w:val="00204CCA"/>
    <w:rsid w:val="002077F1"/>
    <w:rsid w:val="00214914"/>
    <w:rsid w:val="00214984"/>
    <w:rsid w:val="0021574D"/>
    <w:rsid w:val="00215892"/>
    <w:rsid w:val="002158F9"/>
    <w:rsid w:val="00216609"/>
    <w:rsid w:val="00220185"/>
    <w:rsid w:val="00220866"/>
    <w:rsid w:val="0022155B"/>
    <w:rsid w:val="00222E5E"/>
    <w:rsid w:val="002233ED"/>
    <w:rsid w:val="00223AF3"/>
    <w:rsid w:val="0023133A"/>
    <w:rsid w:val="00233A41"/>
    <w:rsid w:val="002411CB"/>
    <w:rsid w:val="00243622"/>
    <w:rsid w:val="00244B24"/>
    <w:rsid w:val="0024729F"/>
    <w:rsid w:val="0025615D"/>
    <w:rsid w:val="00256875"/>
    <w:rsid w:val="0025764F"/>
    <w:rsid w:val="00257851"/>
    <w:rsid w:val="002630B3"/>
    <w:rsid w:val="002677FE"/>
    <w:rsid w:val="00271AE1"/>
    <w:rsid w:val="00272003"/>
    <w:rsid w:val="002753FC"/>
    <w:rsid w:val="00275575"/>
    <w:rsid w:val="002775AD"/>
    <w:rsid w:val="002831E6"/>
    <w:rsid w:val="00286529"/>
    <w:rsid w:val="00290ACE"/>
    <w:rsid w:val="00291E47"/>
    <w:rsid w:val="00292780"/>
    <w:rsid w:val="0029437A"/>
    <w:rsid w:val="00295775"/>
    <w:rsid w:val="00295E79"/>
    <w:rsid w:val="00297A56"/>
    <w:rsid w:val="002A0AF5"/>
    <w:rsid w:val="002A3F63"/>
    <w:rsid w:val="002A49EE"/>
    <w:rsid w:val="002A5F5A"/>
    <w:rsid w:val="002B3C70"/>
    <w:rsid w:val="002B7154"/>
    <w:rsid w:val="002C53B4"/>
    <w:rsid w:val="002D66FF"/>
    <w:rsid w:val="002E0627"/>
    <w:rsid w:val="002E0FA3"/>
    <w:rsid w:val="002E3598"/>
    <w:rsid w:val="002E603D"/>
    <w:rsid w:val="002E6493"/>
    <w:rsid w:val="002F0D0A"/>
    <w:rsid w:val="002F2051"/>
    <w:rsid w:val="002F3834"/>
    <w:rsid w:val="002F3D3C"/>
    <w:rsid w:val="002F5AE3"/>
    <w:rsid w:val="002F7E5A"/>
    <w:rsid w:val="00301505"/>
    <w:rsid w:val="003017C0"/>
    <w:rsid w:val="00303575"/>
    <w:rsid w:val="00305704"/>
    <w:rsid w:val="0031168F"/>
    <w:rsid w:val="00311D54"/>
    <w:rsid w:val="003133A0"/>
    <w:rsid w:val="00314AAA"/>
    <w:rsid w:val="00317750"/>
    <w:rsid w:val="0032067D"/>
    <w:rsid w:val="00320CD3"/>
    <w:rsid w:val="003242A9"/>
    <w:rsid w:val="00325C65"/>
    <w:rsid w:val="00326D75"/>
    <w:rsid w:val="0034214E"/>
    <w:rsid w:val="003440A0"/>
    <w:rsid w:val="00353329"/>
    <w:rsid w:val="00356066"/>
    <w:rsid w:val="003566E2"/>
    <w:rsid w:val="00356A28"/>
    <w:rsid w:val="00357EB6"/>
    <w:rsid w:val="00362487"/>
    <w:rsid w:val="00366817"/>
    <w:rsid w:val="00366BAA"/>
    <w:rsid w:val="00370AD5"/>
    <w:rsid w:val="00372D49"/>
    <w:rsid w:val="003748E6"/>
    <w:rsid w:val="0037552C"/>
    <w:rsid w:val="00380C27"/>
    <w:rsid w:val="00385B19"/>
    <w:rsid w:val="00385D5B"/>
    <w:rsid w:val="00386487"/>
    <w:rsid w:val="003871E8"/>
    <w:rsid w:val="003910E0"/>
    <w:rsid w:val="0039135B"/>
    <w:rsid w:val="003918E3"/>
    <w:rsid w:val="00392088"/>
    <w:rsid w:val="00396144"/>
    <w:rsid w:val="00397F9A"/>
    <w:rsid w:val="003A0127"/>
    <w:rsid w:val="003A12EC"/>
    <w:rsid w:val="003A52C6"/>
    <w:rsid w:val="003A54DA"/>
    <w:rsid w:val="003A5FB7"/>
    <w:rsid w:val="003A6126"/>
    <w:rsid w:val="003A6C0B"/>
    <w:rsid w:val="003B192A"/>
    <w:rsid w:val="003B441A"/>
    <w:rsid w:val="003B4489"/>
    <w:rsid w:val="003B4D2C"/>
    <w:rsid w:val="003B6118"/>
    <w:rsid w:val="003B6713"/>
    <w:rsid w:val="003B6CD6"/>
    <w:rsid w:val="003C171F"/>
    <w:rsid w:val="003C32A0"/>
    <w:rsid w:val="003C488E"/>
    <w:rsid w:val="003C6FCB"/>
    <w:rsid w:val="003D45F6"/>
    <w:rsid w:val="003E7F9A"/>
    <w:rsid w:val="003E7FCE"/>
    <w:rsid w:val="003F54CE"/>
    <w:rsid w:val="00401EAF"/>
    <w:rsid w:val="00402B9A"/>
    <w:rsid w:val="00402CA5"/>
    <w:rsid w:val="00406D0A"/>
    <w:rsid w:val="00407581"/>
    <w:rsid w:val="00407786"/>
    <w:rsid w:val="00411114"/>
    <w:rsid w:val="0041136C"/>
    <w:rsid w:val="00411E47"/>
    <w:rsid w:val="0041214E"/>
    <w:rsid w:val="00412595"/>
    <w:rsid w:val="00423B3F"/>
    <w:rsid w:val="00424B0A"/>
    <w:rsid w:val="0042564F"/>
    <w:rsid w:val="00426E3C"/>
    <w:rsid w:val="00427967"/>
    <w:rsid w:val="00442E0C"/>
    <w:rsid w:val="00443A65"/>
    <w:rsid w:val="0044457F"/>
    <w:rsid w:val="00447CBB"/>
    <w:rsid w:val="004547B3"/>
    <w:rsid w:val="004555C8"/>
    <w:rsid w:val="00455E00"/>
    <w:rsid w:val="00457E51"/>
    <w:rsid w:val="00460B52"/>
    <w:rsid w:val="00460C63"/>
    <w:rsid w:val="00461307"/>
    <w:rsid w:val="004654C5"/>
    <w:rsid w:val="00466994"/>
    <w:rsid w:val="00467FD5"/>
    <w:rsid w:val="00475F04"/>
    <w:rsid w:val="00475FBF"/>
    <w:rsid w:val="00476B1A"/>
    <w:rsid w:val="00477379"/>
    <w:rsid w:val="0048013E"/>
    <w:rsid w:val="00482A30"/>
    <w:rsid w:val="00482E46"/>
    <w:rsid w:val="00484A75"/>
    <w:rsid w:val="00485FDF"/>
    <w:rsid w:val="00490E59"/>
    <w:rsid w:val="004917E1"/>
    <w:rsid w:val="0049185A"/>
    <w:rsid w:val="00494F8C"/>
    <w:rsid w:val="004A1EF5"/>
    <w:rsid w:val="004A3E5B"/>
    <w:rsid w:val="004A5B9F"/>
    <w:rsid w:val="004A6CC3"/>
    <w:rsid w:val="004B00D0"/>
    <w:rsid w:val="004B383F"/>
    <w:rsid w:val="004B526D"/>
    <w:rsid w:val="004B6C83"/>
    <w:rsid w:val="004C600D"/>
    <w:rsid w:val="004D7AF5"/>
    <w:rsid w:val="004E30F8"/>
    <w:rsid w:val="004F014A"/>
    <w:rsid w:val="004F03F0"/>
    <w:rsid w:val="004F2EB8"/>
    <w:rsid w:val="004F49B4"/>
    <w:rsid w:val="00503005"/>
    <w:rsid w:val="00505FF6"/>
    <w:rsid w:val="005073B8"/>
    <w:rsid w:val="00507FD3"/>
    <w:rsid w:val="00511CA2"/>
    <w:rsid w:val="0051326E"/>
    <w:rsid w:val="00513F1C"/>
    <w:rsid w:val="00517EF3"/>
    <w:rsid w:val="00521102"/>
    <w:rsid w:val="00527741"/>
    <w:rsid w:val="00527EE8"/>
    <w:rsid w:val="005327CF"/>
    <w:rsid w:val="005370CC"/>
    <w:rsid w:val="005374B1"/>
    <w:rsid w:val="005377F1"/>
    <w:rsid w:val="00537DF4"/>
    <w:rsid w:val="005400B8"/>
    <w:rsid w:val="00541655"/>
    <w:rsid w:val="00541BEC"/>
    <w:rsid w:val="00543913"/>
    <w:rsid w:val="005445AE"/>
    <w:rsid w:val="00553D93"/>
    <w:rsid w:val="00562AC0"/>
    <w:rsid w:val="00564884"/>
    <w:rsid w:val="00571B7B"/>
    <w:rsid w:val="00571F5A"/>
    <w:rsid w:val="00573CF9"/>
    <w:rsid w:val="00575F94"/>
    <w:rsid w:val="0057632A"/>
    <w:rsid w:val="0057711D"/>
    <w:rsid w:val="00584655"/>
    <w:rsid w:val="0058674A"/>
    <w:rsid w:val="005927CA"/>
    <w:rsid w:val="00594BD9"/>
    <w:rsid w:val="0059747B"/>
    <w:rsid w:val="00597E56"/>
    <w:rsid w:val="005A3418"/>
    <w:rsid w:val="005A7370"/>
    <w:rsid w:val="005B4485"/>
    <w:rsid w:val="005B4A1E"/>
    <w:rsid w:val="005B4DF3"/>
    <w:rsid w:val="005B617D"/>
    <w:rsid w:val="005B6A8B"/>
    <w:rsid w:val="005C1654"/>
    <w:rsid w:val="005C196D"/>
    <w:rsid w:val="005C62AF"/>
    <w:rsid w:val="005C6746"/>
    <w:rsid w:val="005D2711"/>
    <w:rsid w:val="005D2ED1"/>
    <w:rsid w:val="005D3516"/>
    <w:rsid w:val="005D5B7D"/>
    <w:rsid w:val="005E3FA7"/>
    <w:rsid w:val="005E5CC1"/>
    <w:rsid w:val="005E788E"/>
    <w:rsid w:val="005F1DA5"/>
    <w:rsid w:val="005F49AB"/>
    <w:rsid w:val="005F7D77"/>
    <w:rsid w:val="0060327D"/>
    <w:rsid w:val="006033CE"/>
    <w:rsid w:val="00612BCF"/>
    <w:rsid w:val="006162FF"/>
    <w:rsid w:val="0061673B"/>
    <w:rsid w:val="006167ED"/>
    <w:rsid w:val="0061754A"/>
    <w:rsid w:val="0062004F"/>
    <w:rsid w:val="00621A80"/>
    <w:rsid w:val="00625842"/>
    <w:rsid w:val="00626941"/>
    <w:rsid w:val="00627A81"/>
    <w:rsid w:val="00632663"/>
    <w:rsid w:val="00633C65"/>
    <w:rsid w:val="006347F4"/>
    <w:rsid w:val="0063523F"/>
    <w:rsid w:val="006354AC"/>
    <w:rsid w:val="00643578"/>
    <w:rsid w:val="00643B28"/>
    <w:rsid w:val="00645B32"/>
    <w:rsid w:val="00646BE2"/>
    <w:rsid w:val="006570C5"/>
    <w:rsid w:val="006619D4"/>
    <w:rsid w:val="00666606"/>
    <w:rsid w:val="0067063B"/>
    <w:rsid w:val="0067691B"/>
    <w:rsid w:val="0068101F"/>
    <w:rsid w:val="0068158F"/>
    <w:rsid w:val="00681CDD"/>
    <w:rsid w:val="006863E3"/>
    <w:rsid w:val="00691BBB"/>
    <w:rsid w:val="00694367"/>
    <w:rsid w:val="00694847"/>
    <w:rsid w:val="0069555F"/>
    <w:rsid w:val="00695A59"/>
    <w:rsid w:val="006A406D"/>
    <w:rsid w:val="006A7BFE"/>
    <w:rsid w:val="006A7C3C"/>
    <w:rsid w:val="006B15C2"/>
    <w:rsid w:val="006C2020"/>
    <w:rsid w:val="006C2219"/>
    <w:rsid w:val="006C370B"/>
    <w:rsid w:val="006C4535"/>
    <w:rsid w:val="006D3A6F"/>
    <w:rsid w:val="006D431E"/>
    <w:rsid w:val="006E0D54"/>
    <w:rsid w:val="006E1CDE"/>
    <w:rsid w:val="006E337C"/>
    <w:rsid w:val="006E4581"/>
    <w:rsid w:val="006E570B"/>
    <w:rsid w:val="006F1A79"/>
    <w:rsid w:val="006F5BFD"/>
    <w:rsid w:val="00700917"/>
    <w:rsid w:val="0070587D"/>
    <w:rsid w:val="00705960"/>
    <w:rsid w:val="00706080"/>
    <w:rsid w:val="00706ABE"/>
    <w:rsid w:val="0071155B"/>
    <w:rsid w:val="00711D9F"/>
    <w:rsid w:val="00714C0A"/>
    <w:rsid w:val="00717DA2"/>
    <w:rsid w:val="00723E25"/>
    <w:rsid w:val="00726369"/>
    <w:rsid w:val="00726ED4"/>
    <w:rsid w:val="00730B05"/>
    <w:rsid w:val="00736854"/>
    <w:rsid w:val="00742444"/>
    <w:rsid w:val="007430FD"/>
    <w:rsid w:val="007451CB"/>
    <w:rsid w:val="007451E0"/>
    <w:rsid w:val="007451F1"/>
    <w:rsid w:val="00746955"/>
    <w:rsid w:val="007471D1"/>
    <w:rsid w:val="007475AD"/>
    <w:rsid w:val="007501B5"/>
    <w:rsid w:val="007512EC"/>
    <w:rsid w:val="00754BFC"/>
    <w:rsid w:val="0075672A"/>
    <w:rsid w:val="00760687"/>
    <w:rsid w:val="007611D9"/>
    <w:rsid w:val="00764C51"/>
    <w:rsid w:val="007713BF"/>
    <w:rsid w:val="007732E6"/>
    <w:rsid w:val="0078323B"/>
    <w:rsid w:val="00784310"/>
    <w:rsid w:val="0079246A"/>
    <w:rsid w:val="00797838"/>
    <w:rsid w:val="007A0D4C"/>
    <w:rsid w:val="007A2078"/>
    <w:rsid w:val="007A216F"/>
    <w:rsid w:val="007A2967"/>
    <w:rsid w:val="007A334F"/>
    <w:rsid w:val="007A627A"/>
    <w:rsid w:val="007A7BAC"/>
    <w:rsid w:val="007B2D51"/>
    <w:rsid w:val="007B4C5F"/>
    <w:rsid w:val="007B5B2D"/>
    <w:rsid w:val="007B6D4C"/>
    <w:rsid w:val="007C26E4"/>
    <w:rsid w:val="007C2D06"/>
    <w:rsid w:val="007C3F14"/>
    <w:rsid w:val="007D00DF"/>
    <w:rsid w:val="007D26E0"/>
    <w:rsid w:val="007D352C"/>
    <w:rsid w:val="007D5A12"/>
    <w:rsid w:val="007D6301"/>
    <w:rsid w:val="007E19A2"/>
    <w:rsid w:val="007E3D24"/>
    <w:rsid w:val="007E58B3"/>
    <w:rsid w:val="007E63CB"/>
    <w:rsid w:val="007F0EC3"/>
    <w:rsid w:val="007F417C"/>
    <w:rsid w:val="008014AF"/>
    <w:rsid w:val="008020E3"/>
    <w:rsid w:val="008043B2"/>
    <w:rsid w:val="0080448E"/>
    <w:rsid w:val="00805186"/>
    <w:rsid w:val="00811257"/>
    <w:rsid w:val="00815905"/>
    <w:rsid w:val="00822CE5"/>
    <w:rsid w:val="00823596"/>
    <w:rsid w:val="00823991"/>
    <w:rsid w:val="00826C0B"/>
    <w:rsid w:val="00827AF5"/>
    <w:rsid w:val="008307B0"/>
    <w:rsid w:val="00830F30"/>
    <w:rsid w:val="0083256F"/>
    <w:rsid w:val="008350AD"/>
    <w:rsid w:val="008361A8"/>
    <w:rsid w:val="008439CC"/>
    <w:rsid w:val="0084469D"/>
    <w:rsid w:val="0084495E"/>
    <w:rsid w:val="00844F1A"/>
    <w:rsid w:val="00853D24"/>
    <w:rsid w:val="008601B4"/>
    <w:rsid w:val="00860874"/>
    <w:rsid w:val="008676FC"/>
    <w:rsid w:val="00876FE3"/>
    <w:rsid w:val="00877DD6"/>
    <w:rsid w:val="00884F11"/>
    <w:rsid w:val="00885753"/>
    <w:rsid w:val="00885AA6"/>
    <w:rsid w:val="00885AE1"/>
    <w:rsid w:val="00886BD3"/>
    <w:rsid w:val="0089148C"/>
    <w:rsid w:val="00891934"/>
    <w:rsid w:val="00893111"/>
    <w:rsid w:val="00894C56"/>
    <w:rsid w:val="008978F0"/>
    <w:rsid w:val="008A61CD"/>
    <w:rsid w:val="008B0228"/>
    <w:rsid w:val="008B1352"/>
    <w:rsid w:val="008B2D8B"/>
    <w:rsid w:val="008B32B0"/>
    <w:rsid w:val="008B59A4"/>
    <w:rsid w:val="008B5F04"/>
    <w:rsid w:val="008B6538"/>
    <w:rsid w:val="008B7EF2"/>
    <w:rsid w:val="008C267C"/>
    <w:rsid w:val="008C41F7"/>
    <w:rsid w:val="008C4C9B"/>
    <w:rsid w:val="008D5962"/>
    <w:rsid w:val="008E0D56"/>
    <w:rsid w:val="008E3E98"/>
    <w:rsid w:val="008E7608"/>
    <w:rsid w:val="008F25ED"/>
    <w:rsid w:val="008F3E51"/>
    <w:rsid w:val="008F4679"/>
    <w:rsid w:val="008F4745"/>
    <w:rsid w:val="008F75AD"/>
    <w:rsid w:val="009046D1"/>
    <w:rsid w:val="0090675C"/>
    <w:rsid w:val="00910139"/>
    <w:rsid w:val="00912B74"/>
    <w:rsid w:val="00914D56"/>
    <w:rsid w:val="00915653"/>
    <w:rsid w:val="0092172A"/>
    <w:rsid w:val="00931F2A"/>
    <w:rsid w:val="009323D3"/>
    <w:rsid w:val="009374A3"/>
    <w:rsid w:val="009400CC"/>
    <w:rsid w:val="0094575D"/>
    <w:rsid w:val="00946FB5"/>
    <w:rsid w:val="00947D89"/>
    <w:rsid w:val="009526C3"/>
    <w:rsid w:val="00954837"/>
    <w:rsid w:val="009566DE"/>
    <w:rsid w:val="009571A4"/>
    <w:rsid w:val="0095728B"/>
    <w:rsid w:val="00962360"/>
    <w:rsid w:val="0096785D"/>
    <w:rsid w:val="00967B2B"/>
    <w:rsid w:val="00970811"/>
    <w:rsid w:val="009716EA"/>
    <w:rsid w:val="00975487"/>
    <w:rsid w:val="00977B44"/>
    <w:rsid w:val="00980D42"/>
    <w:rsid w:val="00981DD4"/>
    <w:rsid w:val="0098218B"/>
    <w:rsid w:val="00982F10"/>
    <w:rsid w:val="00984576"/>
    <w:rsid w:val="0098739F"/>
    <w:rsid w:val="00991CB9"/>
    <w:rsid w:val="00994039"/>
    <w:rsid w:val="00997D83"/>
    <w:rsid w:val="009A1728"/>
    <w:rsid w:val="009A1F38"/>
    <w:rsid w:val="009A365F"/>
    <w:rsid w:val="009A4D95"/>
    <w:rsid w:val="009A6D58"/>
    <w:rsid w:val="009A7654"/>
    <w:rsid w:val="009A785E"/>
    <w:rsid w:val="009B0D37"/>
    <w:rsid w:val="009B5B65"/>
    <w:rsid w:val="009C1622"/>
    <w:rsid w:val="009C1DCE"/>
    <w:rsid w:val="009C495D"/>
    <w:rsid w:val="009C751A"/>
    <w:rsid w:val="009D2B4C"/>
    <w:rsid w:val="009D620C"/>
    <w:rsid w:val="009D66DF"/>
    <w:rsid w:val="009D6753"/>
    <w:rsid w:val="009D6871"/>
    <w:rsid w:val="009F2CA5"/>
    <w:rsid w:val="009F3AC4"/>
    <w:rsid w:val="009F65C0"/>
    <w:rsid w:val="009F6F02"/>
    <w:rsid w:val="00A0516C"/>
    <w:rsid w:val="00A05B42"/>
    <w:rsid w:val="00A111C4"/>
    <w:rsid w:val="00A130FE"/>
    <w:rsid w:val="00A13F6B"/>
    <w:rsid w:val="00A147E0"/>
    <w:rsid w:val="00A2346C"/>
    <w:rsid w:val="00A45466"/>
    <w:rsid w:val="00A4555C"/>
    <w:rsid w:val="00A4612E"/>
    <w:rsid w:val="00A46E60"/>
    <w:rsid w:val="00A471B4"/>
    <w:rsid w:val="00A5098A"/>
    <w:rsid w:val="00A52B1D"/>
    <w:rsid w:val="00A52EEE"/>
    <w:rsid w:val="00A530D6"/>
    <w:rsid w:val="00A53696"/>
    <w:rsid w:val="00A538B3"/>
    <w:rsid w:val="00A55B94"/>
    <w:rsid w:val="00A61283"/>
    <w:rsid w:val="00A629B9"/>
    <w:rsid w:val="00A669FC"/>
    <w:rsid w:val="00A71407"/>
    <w:rsid w:val="00A77030"/>
    <w:rsid w:val="00A77C76"/>
    <w:rsid w:val="00A822F1"/>
    <w:rsid w:val="00A834C5"/>
    <w:rsid w:val="00A85C88"/>
    <w:rsid w:val="00A91E28"/>
    <w:rsid w:val="00A92DA4"/>
    <w:rsid w:val="00A93EA2"/>
    <w:rsid w:val="00A972FE"/>
    <w:rsid w:val="00A9776D"/>
    <w:rsid w:val="00AA0403"/>
    <w:rsid w:val="00AA2714"/>
    <w:rsid w:val="00AA2B87"/>
    <w:rsid w:val="00AA447A"/>
    <w:rsid w:val="00AA5A77"/>
    <w:rsid w:val="00AA5AD1"/>
    <w:rsid w:val="00AA7DA7"/>
    <w:rsid w:val="00AB2EDF"/>
    <w:rsid w:val="00AB37AC"/>
    <w:rsid w:val="00AB3A3E"/>
    <w:rsid w:val="00AB47D2"/>
    <w:rsid w:val="00AB49FB"/>
    <w:rsid w:val="00AC4294"/>
    <w:rsid w:val="00AC4F80"/>
    <w:rsid w:val="00AC5A04"/>
    <w:rsid w:val="00AC5D26"/>
    <w:rsid w:val="00AD4F4E"/>
    <w:rsid w:val="00AD4F51"/>
    <w:rsid w:val="00AD711A"/>
    <w:rsid w:val="00AD7EB2"/>
    <w:rsid w:val="00AE098D"/>
    <w:rsid w:val="00AE0CD0"/>
    <w:rsid w:val="00AE1437"/>
    <w:rsid w:val="00AE2564"/>
    <w:rsid w:val="00AE32DF"/>
    <w:rsid w:val="00AF04A0"/>
    <w:rsid w:val="00AF0853"/>
    <w:rsid w:val="00AF2015"/>
    <w:rsid w:val="00AF35DF"/>
    <w:rsid w:val="00AF4BD1"/>
    <w:rsid w:val="00B04B18"/>
    <w:rsid w:val="00B11F38"/>
    <w:rsid w:val="00B1374C"/>
    <w:rsid w:val="00B13916"/>
    <w:rsid w:val="00B16683"/>
    <w:rsid w:val="00B2098B"/>
    <w:rsid w:val="00B20BF5"/>
    <w:rsid w:val="00B213B8"/>
    <w:rsid w:val="00B2310F"/>
    <w:rsid w:val="00B24A9E"/>
    <w:rsid w:val="00B26E85"/>
    <w:rsid w:val="00B33D96"/>
    <w:rsid w:val="00B4046C"/>
    <w:rsid w:val="00B45925"/>
    <w:rsid w:val="00B47C38"/>
    <w:rsid w:val="00B50699"/>
    <w:rsid w:val="00B50A78"/>
    <w:rsid w:val="00B511F2"/>
    <w:rsid w:val="00B51E24"/>
    <w:rsid w:val="00B52388"/>
    <w:rsid w:val="00B52FAD"/>
    <w:rsid w:val="00B64257"/>
    <w:rsid w:val="00B6476F"/>
    <w:rsid w:val="00B662D6"/>
    <w:rsid w:val="00B719EA"/>
    <w:rsid w:val="00B72C57"/>
    <w:rsid w:val="00B80F7B"/>
    <w:rsid w:val="00B85AA1"/>
    <w:rsid w:val="00B87DDB"/>
    <w:rsid w:val="00B90DFF"/>
    <w:rsid w:val="00B91CC5"/>
    <w:rsid w:val="00B929E5"/>
    <w:rsid w:val="00B95C7E"/>
    <w:rsid w:val="00BA03E7"/>
    <w:rsid w:val="00BA0996"/>
    <w:rsid w:val="00BA160F"/>
    <w:rsid w:val="00BA3F34"/>
    <w:rsid w:val="00BA59A2"/>
    <w:rsid w:val="00BB3BC4"/>
    <w:rsid w:val="00BB41A2"/>
    <w:rsid w:val="00BB6391"/>
    <w:rsid w:val="00BB661D"/>
    <w:rsid w:val="00BB779D"/>
    <w:rsid w:val="00BC0B0A"/>
    <w:rsid w:val="00BC57FE"/>
    <w:rsid w:val="00BC5B33"/>
    <w:rsid w:val="00BD0C13"/>
    <w:rsid w:val="00BE6732"/>
    <w:rsid w:val="00BE6D7F"/>
    <w:rsid w:val="00BE6F20"/>
    <w:rsid w:val="00BF3BAC"/>
    <w:rsid w:val="00BF4F31"/>
    <w:rsid w:val="00BF51FD"/>
    <w:rsid w:val="00BF7DF3"/>
    <w:rsid w:val="00C00DEA"/>
    <w:rsid w:val="00C02CBA"/>
    <w:rsid w:val="00C03256"/>
    <w:rsid w:val="00C042A8"/>
    <w:rsid w:val="00C06D45"/>
    <w:rsid w:val="00C15D55"/>
    <w:rsid w:val="00C15F02"/>
    <w:rsid w:val="00C239D5"/>
    <w:rsid w:val="00C270D4"/>
    <w:rsid w:val="00C31F9D"/>
    <w:rsid w:val="00C3375C"/>
    <w:rsid w:val="00C3395D"/>
    <w:rsid w:val="00C358E3"/>
    <w:rsid w:val="00C45E72"/>
    <w:rsid w:val="00C50228"/>
    <w:rsid w:val="00C519BC"/>
    <w:rsid w:val="00C55098"/>
    <w:rsid w:val="00C62CE9"/>
    <w:rsid w:val="00C63827"/>
    <w:rsid w:val="00C64B4E"/>
    <w:rsid w:val="00C66A36"/>
    <w:rsid w:val="00C72E56"/>
    <w:rsid w:val="00C7429E"/>
    <w:rsid w:val="00C75930"/>
    <w:rsid w:val="00C802F4"/>
    <w:rsid w:val="00C858EE"/>
    <w:rsid w:val="00C86677"/>
    <w:rsid w:val="00C91A59"/>
    <w:rsid w:val="00C93308"/>
    <w:rsid w:val="00C97661"/>
    <w:rsid w:val="00CA3D98"/>
    <w:rsid w:val="00CA4524"/>
    <w:rsid w:val="00CA568D"/>
    <w:rsid w:val="00CA581A"/>
    <w:rsid w:val="00CA71F9"/>
    <w:rsid w:val="00CA7286"/>
    <w:rsid w:val="00CB527F"/>
    <w:rsid w:val="00CC43B3"/>
    <w:rsid w:val="00CC486F"/>
    <w:rsid w:val="00CD03DD"/>
    <w:rsid w:val="00CD1864"/>
    <w:rsid w:val="00CD22AA"/>
    <w:rsid w:val="00CD3613"/>
    <w:rsid w:val="00CE0340"/>
    <w:rsid w:val="00CE476F"/>
    <w:rsid w:val="00CE4ABB"/>
    <w:rsid w:val="00CE6B15"/>
    <w:rsid w:val="00CF0135"/>
    <w:rsid w:val="00CF0FE8"/>
    <w:rsid w:val="00CF4FA6"/>
    <w:rsid w:val="00D027E4"/>
    <w:rsid w:val="00D02C38"/>
    <w:rsid w:val="00D0330C"/>
    <w:rsid w:val="00D03BB4"/>
    <w:rsid w:val="00D042E2"/>
    <w:rsid w:val="00D05C76"/>
    <w:rsid w:val="00D11088"/>
    <w:rsid w:val="00D13FEA"/>
    <w:rsid w:val="00D144BC"/>
    <w:rsid w:val="00D200D9"/>
    <w:rsid w:val="00D2204B"/>
    <w:rsid w:val="00D30B41"/>
    <w:rsid w:val="00D31859"/>
    <w:rsid w:val="00D3280B"/>
    <w:rsid w:val="00D355AA"/>
    <w:rsid w:val="00D43D06"/>
    <w:rsid w:val="00D54FB2"/>
    <w:rsid w:val="00D55EFE"/>
    <w:rsid w:val="00D624E0"/>
    <w:rsid w:val="00D656EB"/>
    <w:rsid w:val="00D70783"/>
    <w:rsid w:val="00D731B4"/>
    <w:rsid w:val="00D74E29"/>
    <w:rsid w:val="00D75219"/>
    <w:rsid w:val="00D8572F"/>
    <w:rsid w:val="00D875E8"/>
    <w:rsid w:val="00D90606"/>
    <w:rsid w:val="00D90FFD"/>
    <w:rsid w:val="00D9397A"/>
    <w:rsid w:val="00D9795E"/>
    <w:rsid w:val="00DA32F0"/>
    <w:rsid w:val="00DA68FA"/>
    <w:rsid w:val="00DA6A7C"/>
    <w:rsid w:val="00DA7BA7"/>
    <w:rsid w:val="00DA7FFD"/>
    <w:rsid w:val="00DB2ABB"/>
    <w:rsid w:val="00DB3C73"/>
    <w:rsid w:val="00DC42A6"/>
    <w:rsid w:val="00DC5918"/>
    <w:rsid w:val="00DC68AA"/>
    <w:rsid w:val="00DC7A31"/>
    <w:rsid w:val="00DC7D29"/>
    <w:rsid w:val="00DD0DCC"/>
    <w:rsid w:val="00DD49C6"/>
    <w:rsid w:val="00DD60F3"/>
    <w:rsid w:val="00DE4538"/>
    <w:rsid w:val="00DE4786"/>
    <w:rsid w:val="00DE556C"/>
    <w:rsid w:val="00DE7358"/>
    <w:rsid w:val="00DF5DF3"/>
    <w:rsid w:val="00E003A9"/>
    <w:rsid w:val="00E00E21"/>
    <w:rsid w:val="00E03C09"/>
    <w:rsid w:val="00E03D6A"/>
    <w:rsid w:val="00E044BD"/>
    <w:rsid w:val="00E062F0"/>
    <w:rsid w:val="00E06F5A"/>
    <w:rsid w:val="00E100DF"/>
    <w:rsid w:val="00E133A7"/>
    <w:rsid w:val="00E13F6A"/>
    <w:rsid w:val="00E14918"/>
    <w:rsid w:val="00E14A6B"/>
    <w:rsid w:val="00E14B2F"/>
    <w:rsid w:val="00E17487"/>
    <w:rsid w:val="00E21EA9"/>
    <w:rsid w:val="00E22944"/>
    <w:rsid w:val="00E24215"/>
    <w:rsid w:val="00E276D4"/>
    <w:rsid w:val="00E32B8F"/>
    <w:rsid w:val="00E3352F"/>
    <w:rsid w:val="00E351E7"/>
    <w:rsid w:val="00E36B45"/>
    <w:rsid w:val="00E3728F"/>
    <w:rsid w:val="00E40406"/>
    <w:rsid w:val="00E4092A"/>
    <w:rsid w:val="00E4217A"/>
    <w:rsid w:val="00E43D00"/>
    <w:rsid w:val="00E45AD9"/>
    <w:rsid w:val="00E45E83"/>
    <w:rsid w:val="00E463B6"/>
    <w:rsid w:val="00E547EF"/>
    <w:rsid w:val="00E56CF0"/>
    <w:rsid w:val="00E5783D"/>
    <w:rsid w:val="00E6304C"/>
    <w:rsid w:val="00E63AD9"/>
    <w:rsid w:val="00E644BB"/>
    <w:rsid w:val="00E64C00"/>
    <w:rsid w:val="00E67DC8"/>
    <w:rsid w:val="00E725AF"/>
    <w:rsid w:val="00E73681"/>
    <w:rsid w:val="00E7462B"/>
    <w:rsid w:val="00E76D47"/>
    <w:rsid w:val="00E77AB4"/>
    <w:rsid w:val="00E87CCC"/>
    <w:rsid w:val="00E903AD"/>
    <w:rsid w:val="00E906D8"/>
    <w:rsid w:val="00E9232D"/>
    <w:rsid w:val="00E9285F"/>
    <w:rsid w:val="00E96512"/>
    <w:rsid w:val="00E96ECD"/>
    <w:rsid w:val="00EA389D"/>
    <w:rsid w:val="00EA3D00"/>
    <w:rsid w:val="00EA45E2"/>
    <w:rsid w:val="00EA572F"/>
    <w:rsid w:val="00EA7DAC"/>
    <w:rsid w:val="00EB4427"/>
    <w:rsid w:val="00EC563B"/>
    <w:rsid w:val="00EC65D9"/>
    <w:rsid w:val="00EC6A7A"/>
    <w:rsid w:val="00EC7C1D"/>
    <w:rsid w:val="00ED0835"/>
    <w:rsid w:val="00ED0C15"/>
    <w:rsid w:val="00ED1CD8"/>
    <w:rsid w:val="00ED2CF7"/>
    <w:rsid w:val="00ED33B4"/>
    <w:rsid w:val="00ED35BB"/>
    <w:rsid w:val="00ED44ED"/>
    <w:rsid w:val="00ED54BC"/>
    <w:rsid w:val="00ED6F31"/>
    <w:rsid w:val="00EE0C4A"/>
    <w:rsid w:val="00EE2FCA"/>
    <w:rsid w:val="00EE33D0"/>
    <w:rsid w:val="00EE4110"/>
    <w:rsid w:val="00EE469C"/>
    <w:rsid w:val="00EF012E"/>
    <w:rsid w:val="00EF028E"/>
    <w:rsid w:val="00EF3052"/>
    <w:rsid w:val="00EF34AA"/>
    <w:rsid w:val="00EF66EB"/>
    <w:rsid w:val="00EF6ADD"/>
    <w:rsid w:val="00EF73B8"/>
    <w:rsid w:val="00EF76C7"/>
    <w:rsid w:val="00EF7E29"/>
    <w:rsid w:val="00F007A1"/>
    <w:rsid w:val="00F05FB9"/>
    <w:rsid w:val="00F11400"/>
    <w:rsid w:val="00F16960"/>
    <w:rsid w:val="00F172EE"/>
    <w:rsid w:val="00F2051E"/>
    <w:rsid w:val="00F23123"/>
    <w:rsid w:val="00F244AF"/>
    <w:rsid w:val="00F24F0A"/>
    <w:rsid w:val="00F31466"/>
    <w:rsid w:val="00F41DB9"/>
    <w:rsid w:val="00F426BB"/>
    <w:rsid w:val="00F4650C"/>
    <w:rsid w:val="00F5054F"/>
    <w:rsid w:val="00F5116C"/>
    <w:rsid w:val="00F541C9"/>
    <w:rsid w:val="00F64157"/>
    <w:rsid w:val="00F65A3C"/>
    <w:rsid w:val="00F66F15"/>
    <w:rsid w:val="00F70AC8"/>
    <w:rsid w:val="00F719BA"/>
    <w:rsid w:val="00F72E20"/>
    <w:rsid w:val="00F76410"/>
    <w:rsid w:val="00F7695E"/>
    <w:rsid w:val="00F77EAC"/>
    <w:rsid w:val="00F83B0C"/>
    <w:rsid w:val="00F852F5"/>
    <w:rsid w:val="00F92082"/>
    <w:rsid w:val="00F97062"/>
    <w:rsid w:val="00FA0C9C"/>
    <w:rsid w:val="00FA2AE4"/>
    <w:rsid w:val="00FA639A"/>
    <w:rsid w:val="00FB0E88"/>
    <w:rsid w:val="00FB2646"/>
    <w:rsid w:val="00FB28C4"/>
    <w:rsid w:val="00FB4E00"/>
    <w:rsid w:val="00FB6376"/>
    <w:rsid w:val="00FB6D51"/>
    <w:rsid w:val="00FC042C"/>
    <w:rsid w:val="00FC2804"/>
    <w:rsid w:val="00FC3022"/>
    <w:rsid w:val="00FD0816"/>
    <w:rsid w:val="00FE0FF8"/>
    <w:rsid w:val="00FE2573"/>
    <w:rsid w:val="00FF5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96DAF"/>
  <w15:docId w15:val="{8E65A489-F7D1-1E40-AD39-6DFC83887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rPr>
  </w:style>
  <w:style w:type="paragraph" w:styleId="Heading2">
    <w:name w:val="heading 2"/>
    <w:basedOn w:val="Normal"/>
    <w:next w:val="Normal"/>
    <w:uiPriority w:val="9"/>
    <w:unhideWhenUsed/>
    <w:qFormat/>
    <w:pPr>
      <w:keepNext/>
      <w:keepLines/>
      <w:spacing w:before="120" w:after="120"/>
      <w:outlineLvl w:val="1"/>
    </w:pPr>
    <w:rPr>
      <w:rFonts w:ascii="Times New Roman" w:eastAsia="Times New Roman" w:hAnsi="Times New Roman" w:cs="Times New Roman"/>
      <w:b/>
      <w:i/>
    </w:rPr>
  </w:style>
  <w:style w:type="paragraph" w:styleId="Heading3">
    <w:name w:val="heading 3"/>
    <w:basedOn w:val="Normal"/>
    <w:next w:val="Normal"/>
    <w:uiPriority w:val="9"/>
    <w:unhideWhenUsed/>
    <w:qFormat/>
    <w:pPr>
      <w:keepNext/>
      <w:keepLines/>
      <w:spacing w:before="120" w:after="120"/>
      <w:outlineLvl w:val="2"/>
    </w:pPr>
    <w:rPr>
      <w:rFonts w:ascii="Times New Roman" w:eastAsia="Times New Roman" w:hAnsi="Times New Roman" w:cs="Times New Roman"/>
      <w:i/>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7B2D51"/>
  </w:style>
  <w:style w:type="paragraph" w:customStyle="1" w:styleId="Non-NumberedSubheading">
    <w:name w:val="Non-Numbered Subheading"/>
    <w:basedOn w:val="Heading1"/>
    <w:qFormat/>
    <w:rsid w:val="001933DC"/>
    <w:pPr>
      <w:spacing w:before="120" w:after="120"/>
    </w:pPr>
  </w:style>
  <w:style w:type="paragraph" w:customStyle="1" w:styleId="Numberedsubsection">
    <w:name w:val="Numbered subsection"/>
    <w:basedOn w:val="Heading2"/>
    <w:qFormat/>
    <w:rsid w:val="005374B1"/>
    <w:pPr>
      <w:spacing w:before="240"/>
    </w:pPr>
    <w:rPr>
      <w:b w:val="0"/>
      <w:bCs/>
    </w:rPr>
  </w:style>
  <w:style w:type="numbering" w:customStyle="1" w:styleId="CurrentList1">
    <w:name w:val="Current List1"/>
    <w:uiPriority w:val="99"/>
    <w:rsid w:val="005374B1"/>
    <w:pPr>
      <w:numPr>
        <w:numId w:val="4"/>
      </w:numPr>
    </w:pPr>
  </w:style>
  <w:style w:type="paragraph" w:customStyle="1" w:styleId="Maintext">
    <w:name w:val="Main text"/>
    <w:basedOn w:val="Normal"/>
    <w:qFormat/>
    <w:rsid w:val="00D027E4"/>
    <w:pPr>
      <w:spacing w:before="120" w:after="240"/>
    </w:pPr>
    <w:rPr>
      <w:rFonts w:ascii="Times New Roman" w:eastAsia="Times New Roman" w:hAnsi="Times New Roman" w:cs="Times New Roman"/>
    </w:rPr>
  </w:style>
  <w:style w:type="paragraph" w:customStyle="1" w:styleId="NumberedSubsection0">
    <w:name w:val="Numbered Subsection"/>
    <w:basedOn w:val="Heading2"/>
    <w:qFormat/>
    <w:rsid w:val="00705960"/>
  </w:style>
  <w:style w:type="paragraph" w:styleId="Revision">
    <w:name w:val="Revision"/>
    <w:hidden/>
    <w:uiPriority w:val="99"/>
    <w:semiHidden/>
    <w:rsid w:val="00006CE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8642562">
      <w:bodyDiv w:val="1"/>
      <w:marLeft w:val="0"/>
      <w:marRight w:val="0"/>
      <w:marTop w:val="0"/>
      <w:marBottom w:val="0"/>
      <w:divBdr>
        <w:top w:val="none" w:sz="0" w:space="0" w:color="auto"/>
        <w:left w:val="none" w:sz="0" w:space="0" w:color="auto"/>
        <w:bottom w:val="none" w:sz="0" w:space="0" w:color="auto"/>
        <w:right w:val="none" w:sz="0" w:space="0" w:color="auto"/>
      </w:divBdr>
    </w:div>
    <w:div w:id="775254828">
      <w:bodyDiv w:val="1"/>
      <w:marLeft w:val="0"/>
      <w:marRight w:val="0"/>
      <w:marTop w:val="0"/>
      <w:marBottom w:val="0"/>
      <w:divBdr>
        <w:top w:val="none" w:sz="0" w:space="0" w:color="auto"/>
        <w:left w:val="none" w:sz="0" w:space="0" w:color="auto"/>
        <w:bottom w:val="none" w:sz="0" w:space="0" w:color="auto"/>
        <w:right w:val="none" w:sz="0" w:space="0" w:color="auto"/>
      </w:divBdr>
    </w:div>
    <w:div w:id="981926383">
      <w:bodyDiv w:val="1"/>
      <w:marLeft w:val="0"/>
      <w:marRight w:val="0"/>
      <w:marTop w:val="0"/>
      <w:marBottom w:val="0"/>
      <w:divBdr>
        <w:top w:val="none" w:sz="0" w:space="0" w:color="auto"/>
        <w:left w:val="none" w:sz="0" w:space="0" w:color="auto"/>
        <w:bottom w:val="none" w:sz="0" w:space="0" w:color="auto"/>
        <w:right w:val="none" w:sz="0" w:space="0" w:color="auto"/>
      </w:divBdr>
    </w:div>
    <w:div w:id="1387682173">
      <w:bodyDiv w:val="1"/>
      <w:marLeft w:val="0"/>
      <w:marRight w:val="0"/>
      <w:marTop w:val="0"/>
      <w:marBottom w:val="0"/>
      <w:divBdr>
        <w:top w:val="none" w:sz="0" w:space="0" w:color="auto"/>
        <w:left w:val="none" w:sz="0" w:space="0" w:color="auto"/>
        <w:bottom w:val="none" w:sz="0" w:space="0" w:color="auto"/>
        <w:right w:val="none" w:sz="0" w:space="0" w:color="auto"/>
      </w:divBdr>
    </w:div>
    <w:div w:id="1658411031">
      <w:bodyDiv w:val="1"/>
      <w:marLeft w:val="0"/>
      <w:marRight w:val="0"/>
      <w:marTop w:val="0"/>
      <w:marBottom w:val="0"/>
      <w:divBdr>
        <w:top w:val="none" w:sz="0" w:space="0" w:color="auto"/>
        <w:left w:val="none" w:sz="0" w:space="0" w:color="auto"/>
        <w:bottom w:val="none" w:sz="0" w:space="0" w:color="auto"/>
        <w:right w:val="none" w:sz="0" w:space="0" w:color="auto"/>
      </w:divBdr>
    </w:div>
    <w:div w:id="1690913664">
      <w:bodyDiv w:val="1"/>
      <w:marLeft w:val="0"/>
      <w:marRight w:val="0"/>
      <w:marTop w:val="0"/>
      <w:marBottom w:val="0"/>
      <w:divBdr>
        <w:top w:val="none" w:sz="0" w:space="0" w:color="auto"/>
        <w:left w:val="none" w:sz="0" w:space="0" w:color="auto"/>
        <w:bottom w:val="none" w:sz="0" w:space="0" w:color="auto"/>
        <w:right w:val="none" w:sz="0" w:space="0" w:color="auto"/>
      </w:divBdr>
    </w:div>
    <w:div w:id="2038890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axwellCcook/aspen-fire/tree/main/Aim2" TargetMode="External"/><Relationship Id="rId11" Type="http://schemas.openxmlformats.org/officeDocument/2006/relationships/image" Target="media/image5.png"/><Relationship Id="rId5" Type="http://schemas.openxmlformats.org/officeDocument/2006/relationships/hyperlink" Target="https://onlinelibrary-wiley-com.colorado.idm.oclc.org/page/journal/14610248/homepage/forauthors.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501</TotalTime>
  <Pages>15</Pages>
  <Words>34569</Words>
  <Characters>197044</Characters>
  <Application>Microsoft Office Word</Application>
  <DocSecurity>0</DocSecurity>
  <Lines>1642</Lines>
  <Paragraphs>462</Paragraphs>
  <ScaleCrop>false</ScaleCrop>
  <Company/>
  <LinksUpToDate>false</LinksUpToDate>
  <CharactersWithSpaces>231151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Maxwell Cook</cp:lastModifiedBy>
  <cp:revision>525</cp:revision>
  <dcterms:created xsi:type="dcterms:W3CDTF">2025-03-17T16:24:00Z</dcterms:created>
  <dcterms:modified xsi:type="dcterms:W3CDTF">2025-03-21T03:16:00Z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{"style":{"styleID":"http://www.zotero.org/styles/apa","locale":"en-US","hasBibliography":true,"bibliographyStyleHasBeenSet":false},"prefs":{"fieldType":"Field","automaticJournalAbbreviations":false,"delayCitationUpdates":false,"noteType":0},"sessionID":"</vt:lpwstr>
  </property>
  <property fmtid="{D5CDD505-2E9C-101B-9397-08002B2CF9AE}" pid="3" name="ZOTERO_PREF_2">
    <vt:lpwstr>NGxjVtsg","zoteroVersion":"7.0.11","dataVersion":4}</vt:lpwstr>
  </property>
</Properties>
</file>